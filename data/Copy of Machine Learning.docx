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Machine Learning</w:t>
      </w:r>
      <w:sdt>
        <w:sdtPr>
          <w:tag w:val="goog_rdk_0"/>
        </w:sdtPr>
        <w:sdtContent>
          <w:del w:author="Arjun Nambiar" w:id="0" w:date="2025-01-18T08:53:55Z">
            <w:r w:rsidDel="00000000" w:rsidR="00000000" w:rsidRPr="00000000">
              <w:rPr>
                <w:rtl w:val="0"/>
              </w:rPr>
              <w:br w:type="textWrapping"/>
            </w:r>
            <w:r w:rsidDel="00000000" w:rsidR="00000000" w:rsidRPr="00000000">
              <w:rPr>
                <w:b w:val="1"/>
                <w:rtl w:val="0"/>
              </w:rPr>
              <w:delText xml:space="preserve">CHAPTER 7</w:delText>
            </w:r>
          </w:del>
        </w:sdtContent>
      </w:sdt>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How much machine learning do you </w:t>
      </w:r>
      <w:r w:rsidDel="00000000" w:rsidR="00000000" w:rsidRPr="00000000">
        <w:rPr>
          <w:i w:val="1"/>
          <w:rtl w:val="0"/>
        </w:rPr>
        <w:t xml:space="preserve">actually</w:t>
      </w:r>
      <w:r w:rsidDel="00000000" w:rsidR="00000000" w:rsidRPr="00000000">
        <w:rPr>
          <w:rtl w:val="0"/>
        </w:rPr>
        <w:t xml:space="preserve"> need to know to land a top job in Silicon Valley or Wall Street? Probably less than you think! From coaching hundreds of data folks on the job hunt, one of the most common misconceptions we saw was candidates thinking their lack of deep learning expertise would tank their performance in data science interviews. However, the truth is that most data scientists are hired to solve business problems—not blindly throw complicated neural networks on top of dirty data. As such, a data scientist with strong business intuition can create more business value by applying linear regression in an Excel sheet than a script kiddie whose knowledge doesn’t extend beyond the Keras API.</w:t>
      </w:r>
    </w:p>
    <w:p w:rsidR="00000000" w:rsidDel="00000000" w:rsidP="00000000" w:rsidRDefault="00000000" w:rsidRPr="00000000" w14:paraId="00000003">
      <w:pPr>
        <w:rPr/>
      </w:pPr>
      <w:r w:rsidDel="00000000" w:rsidR="00000000" w:rsidRPr="00000000">
        <w:rPr>
          <w:rtl w:val="0"/>
        </w:rPr>
        <w:t xml:space="preserve">So, unless you're interviewing for ML Engineering or Research Scientist roles, a solid understanding of the classical machine learning techniques covered in this chapter is all you need to ace the data science interview. However, if you are aiming for ML-heavy roles that do require advanced knowledge, this chapter will still be handy! Throughout this chapter, we frequently call attention to which topics and types of questions show up in tougher ML interviews. Plus, the 35 questions at the end of the chapter—especially the hard ones—will challenge even the most seasoned ML practitioner.</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What to Expect for ML Interview Questions</w:t>
      </w:r>
      <w:r w:rsidDel="00000000" w:rsidR="00000000" w:rsidRPr="00000000">
        <w:rPr>
          <w:rtl w:val="0"/>
        </w:rPr>
        <w:br w:type="textWrapping"/>
        <w:t xml:space="preserve">When machine learning is brought up in an interview context, the problems fall into three major buckets:</w:t>
      </w:r>
    </w:p>
    <w:p w:rsidR="00000000" w:rsidDel="00000000" w:rsidP="00000000" w:rsidRDefault="00000000" w:rsidRPr="00000000" w14:paraId="00000006">
      <w:pPr>
        <w:numPr>
          <w:ilvl w:val="0"/>
          <w:numId w:val="1"/>
        </w:numPr>
        <w:ind w:left="720" w:hanging="360"/>
        <w:rPr/>
      </w:pPr>
      <w:r w:rsidDel="00000000" w:rsidR="00000000" w:rsidRPr="00000000">
        <w:rPr>
          <w:b w:val="1"/>
          <w:rtl w:val="0"/>
        </w:rPr>
        <w:t xml:space="preserve">Conceptual questions:</w:t>
      </w:r>
      <w:r w:rsidDel="00000000" w:rsidR="00000000" w:rsidRPr="00000000">
        <w:rPr>
          <w:rtl w:val="0"/>
        </w:rPr>
        <w:t xml:space="preserve"> Do you have a strong theoretical ML background?</w:t>
      </w:r>
    </w:p>
    <w:p w:rsidR="00000000" w:rsidDel="00000000" w:rsidP="00000000" w:rsidRDefault="00000000" w:rsidRPr="00000000" w14:paraId="00000007">
      <w:pPr>
        <w:numPr>
          <w:ilvl w:val="0"/>
          <w:numId w:val="1"/>
        </w:numPr>
        <w:ind w:left="720" w:hanging="360"/>
        <w:rPr/>
      </w:pPr>
      <w:r w:rsidDel="00000000" w:rsidR="00000000" w:rsidRPr="00000000">
        <w:rPr>
          <w:b w:val="1"/>
          <w:rtl w:val="0"/>
        </w:rPr>
        <w:t xml:space="preserve">Resume-driven questions:</w:t>
      </w:r>
      <w:r w:rsidDel="00000000" w:rsidR="00000000" w:rsidRPr="00000000">
        <w:rPr>
          <w:rtl w:val="0"/>
        </w:rPr>
        <w:t xml:space="preserve"> Have you actively applied ML before?</w:t>
      </w:r>
    </w:p>
    <w:p w:rsidR="00000000" w:rsidDel="00000000" w:rsidP="00000000" w:rsidRDefault="00000000" w:rsidRPr="00000000" w14:paraId="00000008">
      <w:pPr>
        <w:numPr>
          <w:ilvl w:val="0"/>
          <w:numId w:val="1"/>
        </w:numPr>
        <w:ind w:left="720" w:hanging="360"/>
        <w:rPr/>
      </w:pPr>
      <w:r w:rsidDel="00000000" w:rsidR="00000000" w:rsidRPr="00000000">
        <w:rPr>
          <w:b w:val="1"/>
          <w:rtl w:val="0"/>
        </w:rPr>
        <w:t xml:space="preserve">End-to-end modeling questions:</w:t>
      </w:r>
      <w:r w:rsidDel="00000000" w:rsidR="00000000" w:rsidRPr="00000000">
        <w:rPr>
          <w:rtl w:val="0"/>
        </w:rPr>
        <w:t xml:space="preserve"> Can you apply ML to a hypothetical business problem?</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Conceptual Questions</w:t>
      </w:r>
    </w:p>
    <w:p w:rsidR="00000000" w:rsidDel="00000000" w:rsidP="00000000" w:rsidRDefault="00000000" w:rsidRPr="00000000" w14:paraId="0000000B">
      <w:pPr>
        <w:rPr/>
      </w:pPr>
      <w:r w:rsidDel="00000000" w:rsidR="00000000" w:rsidRPr="00000000">
        <w:rPr>
          <w:rtl w:val="0"/>
        </w:rPr>
        <w:t xml:space="preserve">Conceptual questions usually center around what different machine learning terms mean and how popular machine learning techniques operate. For example, two frequently asked questions are:</w:t>
      </w:r>
    </w:p>
    <w:p w:rsidR="00000000" w:rsidDel="00000000" w:rsidP="00000000" w:rsidRDefault="00000000" w:rsidRPr="00000000" w14:paraId="0000000C">
      <w:pPr>
        <w:numPr>
          <w:ilvl w:val="0"/>
          <w:numId w:val="111"/>
        </w:numPr>
        <w:ind w:left="720" w:hanging="360"/>
        <w:rPr/>
      </w:pPr>
      <w:r w:rsidDel="00000000" w:rsidR="00000000" w:rsidRPr="00000000">
        <w:rPr>
          <w:rtl w:val="0"/>
        </w:rPr>
        <w:t xml:space="preserve">"What is the bias-variance tradeoff?"</w:t>
      </w:r>
    </w:p>
    <w:p w:rsidR="00000000" w:rsidDel="00000000" w:rsidP="00000000" w:rsidRDefault="00000000" w:rsidRPr="00000000" w14:paraId="0000000D">
      <w:pPr>
        <w:numPr>
          <w:ilvl w:val="0"/>
          <w:numId w:val="111"/>
        </w:numPr>
        <w:ind w:left="720" w:hanging="360"/>
        <w:rPr/>
      </w:pPr>
      <w:r w:rsidDel="00000000" w:rsidR="00000000" w:rsidRPr="00000000">
        <w:rPr>
          <w:rtl w:val="0"/>
        </w:rPr>
        <w:t xml:space="preserve">"How does PCA work?"</w:t>
      </w:r>
    </w:p>
    <w:p w:rsidR="00000000" w:rsidDel="00000000" w:rsidP="00000000" w:rsidRDefault="00000000" w:rsidRPr="00000000" w14:paraId="0000000E">
      <w:pPr>
        <w:rPr/>
      </w:pPr>
      <w:r w:rsidDel="00000000" w:rsidR="00000000" w:rsidRPr="00000000">
        <w:rPr>
          <w:rtl w:val="0"/>
        </w:rPr>
        <w:t xml:space="preserve">To test your ability to communicate with non-technical stakeholders, a common twist on these conceptual questions is being asked to explain the answer as if the interviewer were a five-year-old (similar to Reddit's popular </w:t>
      </w:r>
      <w:r w:rsidDel="00000000" w:rsidR="00000000" w:rsidRPr="00000000">
        <w:rPr>
          <w:i w:val="1"/>
          <w:rtl w:val="0"/>
        </w:rPr>
        <w:t xml:space="preserve">ELI5</w:t>
      </w:r>
      <w:r w:rsidDel="00000000" w:rsidR="00000000" w:rsidRPr="00000000">
        <w:rPr>
          <w:rtl w:val="0"/>
        </w:rPr>
        <w:t xml:space="preserve"> subreddit).</w:t>
      </w:r>
    </w:p>
    <w:p w:rsidR="00000000" w:rsidDel="00000000" w:rsidP="00000000" w:rsidRDefault="00000000" w:rsidRPr="00000000" w14:paraId="0000000F">
      <w:pPr>
        <w:rPr/>
      </w:pPr>
      <w:r w:rsidDel="00000000" w:rsidR="00000000" w:rsidRPr="00000000">
        <w:rPr>
          <w:rtl w:val="0"/>
        </w:rPr>
        <w:t xml:space="preserve">Because many data science roles don’t require hardcore machine learning knowledge, easier, straightforward questions such as these represent the vast majority of questions you'd expect during a typical interview. Being asked easier ML questions is especially the case when interviewing for a data science role that’s more product- and business-analytics-oriented, as having to build models just isn’t part of the day-to-day work.</w:t>
      </w:r>
    </w:p>
    <w:p w:rsidR="00000000" w:rsidDel="00000000" w:rsidP="00000000" w:rsidRDefault="00000000" w:rsidRPr="00000000" w14:paraId="00000010">
      <w:pPr>
        <w:rPr/>
      </w:pPr>
      <w:r w:rsidDel="00000000" w:rsidR="00000000" w:rsidRPr="00000000">
        <w:rPr>
          <w:rtl w:val="0"/>
        </w:rPr>
        <w:t xml:space="preserve">For ML-intensive positions like ML Engineer or Research Scientist, interviews also start with higher-level, easier conceptual questions but then push you to dive deeper into the details via follow-up questions. Companies do this to ensure you aren’t a "walking, talking ML buzzword generator." For example, as a follow-up to defining the bias-variance tradeoff, you might be asked to whiteboard the math behind the concept. Instead of simply asking how PCA (Principal Component Analysis) works, you might also be asked about the most common pitfalls of using PCA.</w:t>
      </w:r>
    </w:p>
    <w:p w:rsidR="00000000" w:rsidDel="00000000" w:rsidP="00000000" w:rsidRDefault="00000000" w:rsidRPr="00000000" w14:paraId="00000011">
      <w:pPr>
        <w:rPr/>
      </w:pPr>
      <w:r w:rsidDel="00000000" w:rsidR="00000000" w:rsidRPr="00000000">
        <w:rPr>
          <w:rtl w:val="0"/>
        </w:rPr>
        <w:t xml:space="preserve">Since ML interviews are so expansive in scope, if asked about a particular technique you may not be overly familiar with, it’s perfectly okay to say, "I’ve read about it in the past. I don’t have any experience with these types of techniques, but I’m interested to learn more about them!" This signals honesty and an eagerness to learn (and don’t be ashamed to admit not knowing something—nobody knows all the techniques in detail!). Trust us, it's better than pretending you know the techniques and then falling apart when questions are asked.</w:t>
      </w:r>
    </w:p>
    <w:p w:rsidR="00000000" w:rsidDel="00000000" w:rsidP="00000000" w:rsidRDefault="00000000" w:rsidRPr="00000000" w14:paraId="00000012">
      <w:pPr>
        <w:rPr/>
      </w:pPr>
      <w:r w:rsidDel="00000000" w:rsidR="00000000" w:rsidRPr="00000000">
        <w:rPr>
          <w:rtl w:val="0"/>
        </w:rPr>
        <w:t xml:space="preserve">If nothing on your resume seems interesting to an interviewer, but they still want to go deep into one ML topic, they may have you pick the topic. They do this by either asking:</w:t>
      </w:r>
    </w:p>
    <w:p w:rsidR="00000000" w:rsidDel="00000000" w:rsidP="00000000" w:rsidRDefault="00000000" w:rsidRPr="00000000" w14:paraId="00000013">
      <w:pPr>
        <w:numPr>
          <w:ilvl w:val="0"/>
          <w:numId w:val="150"/>
        </w:numPr>
        <w:ind w:left="720" w:hanging="360"/>
        <w:rPr/>
      </w:pPr>
      <w:r w:rsidDel="00000000" w:rsidR="00000000" w:rsidRPr="00000000">
        <w:rPr>
          <w:rtl w:val="0"/>
        </w:rPr>
        <w:t xml:space="preserve">"What’s your favorite ML algorithm?"</w:t>
      </w:r>
    </w:p>
    <w:p w:rsidR="00000000" w:rsidDel="00000000" w:rsidP="00000000" w:rsidRDefault="00000000" w:rsidRPr="00000000" w14:paraId="00000014">
      <w:pPr>
        <w:numPr>
          <w:ilvl w:val="0"/>
          <w:numId w:val="150"/>
        </w:numPr>
        <w:ind w:left="720" w:hanging="360"/>
        <w:rPr/>
      </w:pPr>
      <w:r w:rsidDel="00000000" w:rsidR="00000000" w:rsidRPr="00000000">
        <w:rPr>
          <w:rtl w:val="0"/>
        </w:rPr>
        <w:t xml:space="preserve">"What’s a model you use often and why?"</w:t>
      </w:r>
    </w:p>
    <w:p w:rsidR="00000000" w:rsidDel="00000000" w:rsidP="00000000" w:rsidRDefault="00000000" w:rsidRPr="00000000" w14:paraId="00000015">
      <w:pPr>
        <w:rPr/>
      </w:pPr>
      <w:r w:rsidDel="00000000" w:rsidR="00000000" w:rsidRPr="00000000">
        <w:rPr>
          <w:rtl w:val="0"/>
        </w:rPr>
        <w:t xml:space="preserve">Consequently, it pays to have a deep understanding of at least a single technique—something you’ve actually used before and that’s listed on your resume.</w:t>
      </w:r>
    </w:p>
    <w:p w:rsidR="00000000" w:rsidDel="00000000" w:rsidP="00000000" w:rsidRDefault="00000000" w:rsidRPr="00000000" w14:paraId="00000016">
      <w:pPr>
        <w:rPr/>
      </w:pPr>
      <w:r w:rsidDel="00000000" w:rsidR="00000000" w:rsidRPr="00000000">
        <w:rPr>
          <w:b w:val="1"/>
          <w:rtl w:val="0"/>
        </w:rPr>
        <w:t xml:space="preserve">Word of caution:</w:t>
      </w:r>
      <w:r w:rsidDel="00000000" w:rsidR="00000000" w:rsidRPr="00000000">
        <w:rPr>
          <w:rtl w:val="0"/>
        </w:rPr>
        <w:t xml:space="preserve"> Don’t choose something about a state-of-the-art transformer model to discuss as your favorite technique. Your details on it may be hazy, and your interviewer might not know enough about it to carry on a good conversation. You’re better off picking something fundamental yet interesting (to you) so that you and your interviewer can have a meaningful discussion. For example, your answer could be that you like random forests because they handle both classification and regression tasks with minimal preprocessing needed. Additionally, you both have projects on your resume to back up your interest in random forests.</w:t>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Resume-Driven Questions</w:t>
      </w:r>
    </w:p>
    <w:p w:rsidR="00000000" w:rsidDel="00000000" w:rsidP="00000000" w:rsidRDefault="00000000" w:rsidRPr="00000000" w14:paraId="00000019">
      <w:pPr>
        <w:rPr/>
      </w:pPr>
      <w:r w:rsidDel="00000000" w:rsidR="00000000" w:rsidRPr="00000000">
        <w:rPr>
          <w:rtl w:val="0"/>
        </w:rPr>
        <w:t xml:space="preserve">The next most common type of interview question for ML interviews is the resume-driven question. Resume-driven questions are often about showcasing that you have practical experience (as opposed to conceptual knowledge)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As such, if you have job experience that is directly relevant, interviewers will often ask about that. If not, they’ll often fall back to asking about your projects.</w:t>
      </w:r>
    </w:p>
    <w:p w:rsidR="00000000" w:rsidDel="00000000" w:rsidP="00000000" w:rsidRDefault="00000000" w:rsidRPr="00000000" w14:paraId="0000001A">
      <w:pPr>
        <w:rPr/>
      </w:pPr>
      <w:r w:rsidDel="00000000" w:rsidR="00000000" w:rsidRPr="00000000">
        <w:rPr>
          <w:rtl w:val="0"/>
        </w:rPr>
        <w:t xml:space="preserve">Anything listed on your resume is fair game to be picked apart, and this is especially true for more ML-heavy roles. Because the field is so vast and continually evolving, an interviewer isn’t able to assess your fit for the job by asking about some niche topic unrelated to the position at hand. For example, say you are going for a general data science role—it’s not fair to ask a candidate about CNNs and their use in computer vision if they have no experience with this topic and it’s not relevant to the job. But, suppose you hacked together a self-driving toy car last summer, and listed it on your resume. In that case—even though the role at hand may not require computer vision—it’s totally fair game to be asked more about the neural network architecture you used, model training issues you faced, and tradeoffs you made versus other techniques. Plus, in an effort to see if you know the details not just of your project, but of the greater landscape, you’d also be expected to answer questions tangentially related to the project.</w:t>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End-to-End Modeling Questions</w:t>
      </w:r>
    </w:p>
    <w:p w:rsidR="00000000" w:rsidDel="00000000" w:rsidP="00000000" w:rsidRDefault="00000000" w:rsidRPr="00000000" w14:paraId="0000001D">
      <w:pPr>
        <w:rPr/>
      </w:pPr>
      <w:r w:rsidDel="00000000" w:rsidR="00000000" w:rsidRPr="00000000">
        <w:rPr>
          <w:rtl w:val="0"/>
        </w:rPr>
        <w:t xml:space="preserve">Finally, the last type of ML-related problem you can expect during interviews are end-to-end modeling questions. Interviewers are testing your ability to go beyond the ML theory covered in books like </w:t>
      </w:r>
      <w:r w:rsidDel="00000000" w:rsidR="00000000" w:rsidRPr="00000000">
        <w:rPr>
          <w:i w:val="1"/>
          <w:rtl w:val="0"/>
        </w:rPr>
        <w:t xml:space="preserve">An Introduction to Statistical Learning</w:t>
      </w:r>
      <w:r w:rsidDel="00000000" w:rsidR="00000000" w:rsidRPr="00000000">
        <w:rPr>
          <w:rtl w:val="0"/>
        </w:rPr>
        <w:t xml:space="preserve"> and actually apply what you learned to solve real-world problems. Examples of questions include:</w:t>
      </w:r>
    </w:p>
    <w:p w:rsidR="00000000" w:rsidDel="00000000" w:rsidP="00000000" w:rsidRDefault="00000000" w:rsidRPr="00000000" w14:paraId="0000001E">
      <w:pPr>
        <w:numPr>
          <w:ilvl w:val="0"/>
          <w:numId w:val="161"/>
        </w:numPr>
        <w:ind w:left="720" w:hanging="360"/>
        <w:rPr/>
      </w:pPr>
      <w:r w:rsidDel="00000000" w:rsidR="00000000" w:rsidRPr="00000000">
        <w:rPr>
          <w:rtl w:val="0"/>
        </w:rPr>
        <w:t xml:space="preserve">"How would you match Uber drivers to riders?"</w:t>
      </w:r>
    </w:p>
    <w:p w:rsidR="00000000" w:rsidDel="00000000" w:rsidP="00000000" w:rsidRDefault="00000000" w:rsidRPr="00000000" w14:paraId="0000001F">
      <w:pPr>
        <w:numPr>
          <w:ilvl w:val="0"/>
          <w:numId w:val="161"/>
        </w:numPr>
        <w:ind w:left="720" w:hanging="360"/>
        <w:rPr/>
      </w:pPr>
      <w:r w:rsidDel="00000000" w:rsidR="00000000" w:rsidRPr="00000000">
        <w:rPr>
          <w:rtl w:val="0"/>
        </w:rPr>
        <w:t xml:space="preserve">"How would you build a search autocomplete feature for Pinterest?"</w:t>
      </w:r>
    </w:p>
    <w:p w:rsidR="00000000" w:rsidDel="00000000" w:rsidP="00000000" w:rsidRDefault="00000000" w:rsidRPr="00000000" w14:paraId="00000020">
      <w:pPr>
        <w:rPr/>
      </w:pPr>
      <w:r w:rsidDel="00000000" w:rsidR="00000000" w:rsidRPr="00000000">
        <w:rPr>
          <w:rtl w:val="0"/>
        </w:rPr>
        <w:t xml:space="preserve">While these open-ended problems are an interview staple for any machine-learning-heavy role, they also pop up during generalist data science interviews.</w:t>
      </w:r>
    </w:p>
    <w:p w:rsidR="00000000" w:rsidDel="00000000" w:rsidP="00000000" w:rsidRDefault="00000000" w:rsidRPr="00000000" w14:paraId="00000021">
      <w:pPr>
        <w:rPr/>
      </w:pPr>
      <w:r w:rsidDel="00000000" w:rsidR="00000000" w:rsidRPr="00000000">
        <w:rPr>
          <w:rtl w:val="0"/>
        </w:rPr>
        <w:t xml:space="preserve">At the end of this chapter, we cover the end-to-end machine learning workflow, which can serve as a framework for answering these broad ML questions. We cover steps like problem definition, feature engineering, and performance metric selection—things you’d do before jumping into the various ML techniques we soon cover. To better solve these ML case study problems, we also recommend reading Chapter 11: Case Study Interview Questions to understand the non-ML-specific advice we offer for tackling open-ended problems.</w:t>
      </w:r>
    </w:p>
    <w:p w:rsidR="00000000" w:rsidDel="00000000" w:rsidP="00000000" w:rsidRDefault="00000000" w:rsidRPr="00000000" w14:paraId="000000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The Math Behind Machine Learning</w:t>
      </w:r>
    </w:p>
    <w:p w:rsidR="00000000" w:rsidDel="00000000" w:rsidP="00000000" w:rsidRDefault="00000000" w:rsidRPr="00000000" w14:paraId="00000024">
      <w:pPr>
        <w:rPr/>
      </w:pPr>
      <w:r w:rsidDel="00000000" w:rsidR="00000000" w:rsidRPr="00000000">
        <w:rPr>
          <w:rtl w:val="0"/>
        </w:rPr>
        <w:t xml:space="preserve">While the probability and statistics concepts upon which machine learning’s foundation is built are fair game for interviews, you’re less likely to be asked about the linear algebra and multivariable calculus concepts that underlie machine learning. There are, however, two notable exceptions:</w:t>
      </w:r>
    </w:p>
    <w:p w:rsidR="00000000" w:rsidDel="00000000" w:rsidP="00000000" w:rsidRDefault="00000000" w:rsidRPr="00000000" w14:paraId="00000025">
      <w:pPr>
        <w:numPr>
          <w:ilvl w:val="0"/>
          <w:numId w:val="172"/>
        </w:numPr>
        <w:ind w:left="720" w:hanging="360"/>
        <w:rPr/>
      </w:pPr>
      <w:r w:rsidDel="00000000" w:rsidR="00000000" w:rsidRPr="00000000">
        <w:rPr>
          <w:rtl w:val="0"/>
        </w:rPr>
        <w:t xml:space="preserve">If you’re interviewing for a research scientist position.</w:t>
      </w:r>
    </w:p>
    <w:p w:rsidR="00000000" w:rsidDel="00000000" w:rsidP="00000000" w:rsidRDefault="00000000" w:rsidRPr="00000000" w14:paraId="00000026">
      <w:pPr>
        <w:numPr>
          <w:ilvl w:val="0"/>
          <w:numId w:val="172"/>
        </w:numPr>
        <w:ind w:left="720" w:hanging="360"/>
        <w:rPr/>
      </w:pPr>
      <w:r w:rsidDel="00000000" w:rsidR="00000000" w:rsidRPr="00000000">
        <w:rPr>
          <w:rtl w:val="0"/>
        </w:rPr>
        <w:t xml:space="preserve">If you’re interviewing for quant finance.</w:t>
      </w:r>
    </w:p>
    <w:p w:rsidR="00000000" w:rsidDel="00000000" w:rsidP="00000000" w:rsidRDefault="00000000" w:rsidRPr="00000000" w14:paraId="00000027">
      <w:pPr>
        <w:rPr/>
      </w:pPr>
      <w:r w:rsidDel="00000000" w:rsidR="00000000" w:rsidRPr="00000000">
        <w:rPr>
          <w:rtl w:val="0"/>
        </w:rPr>
        <w:t xml:space="preserve">In these cases, you may be expected to whiteboard proofs and derive formulas. For example, you could be asked to derive the least squares estimator in linear regression or explain how to calculate the principal components in PCA. Sometimes, to see how strong your first principles are, you’ll be given a math problem more indirectly. For instance, you could be asked to analyze the statistical factors driving portfolio returns (which essentially boils down to explaining the math behind PCA).</w:t>
      </w:r>
    </w:p>
    <w:p w:rsidR="00000000" w:rsidDel="00000000" w:rsidP="00000000" w:rsidRDefault="00000000" w:rsidRPr="00000000" w14:paraId="00000028">
      <w:pPr>
        <w:rPr/>
      </w:pPr>
      <w:r w:rsidDel="00000000" w:rsidR="00000000" w:rsidRPr="00000000">
        <w:rPr>
          <w:rtl w:val="0"/>
        </w:rPr>
        <w:t xml:space="preserve">Regardless of the role and company, we still recommend you review the basics since understanding them will help you grasp the theoretical underpinnings of the techniques covered later in this chapter.</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Linear Algebra</w:t>
      </w:r>
    </w:p>
    <w:p w:rsidR="00000000" w:rsidDel="00000000" w:rsidP="00000000" w:rsidRDefault="00000000" w:rsidRPr="00000000" w14:paraId="0000002B">
      <w:pPr>
        <w:rPr/>
      </w:pPr>
      <w:r w:rsidDel="00000000" w:rsidR="00000000" w:rsidRPr="00000000">
        <w:rPr>
          <w:rtl w:val="0"/>
        </w:rPr>
        <w:t xml:space="preserve">One linear algebra subtopic worth touching on for interviews is eigenvalues and eigenvectors. Mechanically, for some n×n matrix A, x is an eigenvector of A if : Ax=,where λ is a scalar.</w:t>
      </w:r>
    </w:p>
    <w:p w:rsidR="00000000" w:rsidDel="00000000" w:rsidP="00000000" w:rsidRDefault="00000000" w:rsidRPr="00000000" w14:paraId="0000002C">
      <w:pPr>
        <w:rPr/>
      </w:pPr>
      <w:r w:rsidDel="00000000" w:rsidR="00000000" w:rsidRPr="00000000">
        <w:rPr>
          <w:rtl w:val="0"/>
        </w:rPr>
        <w:t xml:space="preserve">A matrix can represent a linear transformation, and when applied to a vector xxx, results in another vector called an eigenvector, which has the same direction as x and is in fact x multiplied by a scaling factor λ known as an eigenvalue.</w:t>
      </w:r>
    </w:p>
    <w:p w:rsidR="00000000" w:rsidDel="00000000" w:rsidP="00000000" w:rsidRDefault="00000000" w:rsidRPr="00000000" w14:paraId="0000002D">
      <w:pPr>
        <w:rPr/>
      </w:pPr>
      <w:r w:rsidDel="00000000" w:rsidR="00000000" w:rsidRPr="00000000">
        <w:rPr>
          <w:rtl w:val="0"/>
        </w:rPr>
        <w:t xml:space="preserve">The decomposition of a square matrix into its eigenvectors is called an eigendecomposition. Not all matrices are square. Non-square matrices are decomposed using a method called singular value decomposition (SVD). A matrix to which SVD is applied has a decomposition of the form:</w:t>
      </w:r>
    </w:p>
    <w:p w:rsidR="00000000" w:rsidDel="00000000" w:rsidP="00000000" w:rsidRDefault="00000000" w:rsidRPr="00000000" w14:paraId="0000002E">
      <w:pPr>
        <w:rPr/>
      </w:pPr>
      <w:r w:rsidDel="00000000" w:rsidR="00000000" w:rsidRPr="00000000">
        <w:rPr>
          <w:rtl w:val="0"/>
        </w:rPr>
        <w:t xml:space="preserve">A=UΣVTA = U \Sigma V^TA=UΣVT</w:t>
      </w:r>
    </w:p>
    <w:p w:rsidR="00000000" w:rsidDel="00000000" w:rsidP="00000000" w:rsidRDefault="00000000" w:rsidRPr="00000000" w14:paraId="0000002F">
      <w:pPr>
        <w:rPr/>
      </w:pPr>
      <w:r w:rsidDel="00000000" w:rsidR="00000000" w:rsidRPr="00000000">
        <w:rPr>
          <w:rtl w:val="0"/>
        </w:rPr>
        <w:t xml:space="preserve">There are many applications of linear algebra in ML, ranging from matrix multiplications during backpropagation in neural networks to using eigendecomposition of a covariance matrix in PCA. As such, during technical interviews for ML engineering and quantitative finance roles, you should be able to whiteboard any follow-up questions on the linear algebra concepts underlying techniques like PCA and linear regression. Other linear algebra topics you're expected to know are core building blocks like vector spaces, projections, inverses, matrix transformations, determinants, orthonormality, and diagonalization.</w:t>
      </w:r>
    </w:p>
    <w:p w:rsidR="00000000" w:rsidDel="00000000" w:rsidP="00000000" w:rsidRDefault="00000000" w:rsidRPr="00000000" w14:paraId="00000030">
      <w:pPr>
        <w:rPr/>
      </w:pPr>
      <w:r w:rsidDel="00000000" w:rsidR="00000000" w:rsidRPr="00000000">
        <w:rPr>
          <w:b w:val="1"/>
          <w:rtl w:val="0"/>
        </w:rPr>
        <w:t xml:space="preserve">Gradient Descent</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Machine learning is concerned with minimizing some particular objective function (most commonly known as a loss or cost function). A loss function measures how well a particular model fits a given dataset, and the lower the cost, the more desirable. Techniques to optimize the loss function are known as optimization methods.</w:t>
      </w:r>
    </w:p>
    <w:p w:rsidR="00000000" w:rsidDel="00000000" w:rsidP="00000000" w:rsidRDefault="00000000" w:rsidRPr="00000000" w14:paraId="00000032">
      <w:pPr>
        <w:rPr/>
      </w:pPr>
      <w:r w:rsidDel="00000000" w:rsidR="00000000" w:rsidRPr="00000000">
        <w:rPr>
          <w:rtl w:val="0"/>
        </w:rPr>
        <w:t xml:space="preserve">One popular optimization method is </w:t>
      </w:r>
      <w:r w:rsidDel="00000000" w:rsidR="00000000" w:rsidRPr="00000000">
        <w:rPr>
          <w:b w:val="1"/>
          <w:rtl w:val="0"/>
        </w:rPr>
        <w:t xml:space="preserve">gradient descent</w:t>
      </w:r>
      <w:r w:rsidDel="00000000" w:rsidR="00000000" w:rsidRPr="00000000">
        <w:rPr>
          <w:rtl w:val="0"/>
        </w:rPr>
        <w:t xml:space="preserve">, which takes small steps in the direction of the steepest descent for a particular objective function. It's akin to racing down a hill. To win, you always take a “next step” in the steepest direction downhill.</w:t>
      </w:r>
    </w:p>
    <w:p w:rsidR="00000000" w:rsidDel="00000000" w:rsidP="00000000" w:rsidRDefault="00000000" w:rsidRPr="00000000" w14:paraId="00000033">
      <w:pPr>
        <w:rPr/>
      </w:pPr>
      <w:r w:rsidDel="00000000" w:rsidR="00000000" w:rsidRPr="00000000">
        <w:rPr>
          <w:rtl w:val="0"/>
        </w:rPr>
        <w:t xml:space="preserve">For convex functions, the gradient descent algorithm eventually finds the optimal point by updating the below equation until the value at the next iteration is very close to the current iteration (convergence):</w:t>
      </w:r>
    </w:p>
    <w:p w:rsidR="00000000" w:rsidDel="00000000" w:rsidP="00000000" w:rsidRDefault="00000000" w:rsidRPr="00000000" w14:paraId="00000034">
      <w:pPr>
        <w:rPr/>
      </w:pPr>
      <w:r w:rsidDel="00000000" w:rsidR="00000000" w:rsidRPr="00000000">
        <w:rPr>
          <w:rtl w:val="0"/>
        </w:rPr>
        <w:t xml:space="preserve">xt+1=xt−α</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f(xt)x_{t+1} = x_t - \alpha \nabla f(x_t)xt+1</w:t>
      </w:r>
      <w:r w:rsidDel="00000000" w:rsidR="00000000" w:rsidRPr="00000000">
        <w:rPr>
          <w:rFonts w:ascii="Arial" w:cs="Arial" w:eastAsia="Arial" w:hAnsi="Arial"/>
          <w:rtl w:val="0"/>
        </w:rPr>
        <w:t xml:space="preserve">​</w:t>
      </w:r>
      <w:r w:rsidDel="00000000" w:rsidR="00000000" w:rsidRPr="00000000">
        <w:rPr>
          <w:rtl w:val="0"/>
        </w:rPr>
        <w:t xml:space="preserve">=xt</w:t>
      </w:r>
      <w:r w:rsidDel="00000000" w:rsidR="00000000" w:rsidRPr="00000000">
        <w:rPr>
          <w:rFonts w:ascii="Arial" w:cs="Arial" w:eastAsia="Arial" w:hAnsi="Arial"/>
          <w:rtl w:val="0"/>
        </w:rPr>
        <w:t xml:space="preserve">​</w:t>
      </w:r>
      <w:r w:rsidDel="00000000" w:rsidR="00000000" w:rsidRPr="00000000">
        <w:rPr>
          <w:rtl w:val="0"/>
        </w:rPr>
        <w:t xml:space="preserve">−α</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f(xt</w:t>
      </w:r>
      <w:r w:rsidDel="00000000" w:rsidR="00000000" w:rsidRPr="00000000">
        <w:rPr>
          <w:rFonts w:ascii="Arial" w:cs="Arial" w:eastAsia="Arial" w:hAnsi="Arial"/>
          <w:rtl w:val="0"/>
        </w:rPr>
        <w:t xml:space="preserve">​</w:t>
      </w:r>
      <w:r w:rsidDel="00000000" w:rsidR="00000000" w:rsidRPr="00000000">
        <w:rPr>
          <w:rtl w:val="0"/>
        </w:rPr>
        <w:t xml:space="preserve">)</w:t>
      </w:r>
    </w:p>
    <w:p w:rsidR="00000000" w:rsidDel="00000000" w:rsidP="00000000" w:rsidRDefault="00000000" w:rsidRPr="00000000" w14:paraId="000000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Gradient descent is a fundamental optimization method in machine learning used to minimize an objective function, commonly referred to as a loss or cost function. The goal of minimizing the loss function is to improve how well a model fits a given dataset, with lower loss values being more desirable.</w:t>
      </w:r>
    </w:p>
    <w:p w:rsidR="00000000" w:rsidDel="00000000" w:rsidP="00000000" w:rsidRDefault="00000000" w:rsidRPr="00000000" w14:paraId="00000037">
      <w:pPr>
        <w:rPr/>
      </w:pPr>
      <w:r w:rsidDel="00000000" w:rsidR="00000000" w:rsidRPr="00000000">
        <w:rPr>
          <w:rtl w:val="0"/>
        </w:rPr>
        <w:t xml:space="preserve">Gradient descent operates by iteratively taking small steps in the direction of the steepest descent of the loss function. This process can be visualized as akin to racing downhill, where each step moves closer to the lowest point of the function, representing the optimal solution.</w:t>
      </w:r>
    </w:p>
    <w:p w:rsidR="00000000" w:rsidDel="00000000" w:rsidP="00000000" w:rsidRDefault="00000000" w:rsidRPr="00000000" w14:paraId="00000038">
      <w:pPr>
        <w:rPr/>
      </w:pPr>
      <w:r w:rsidDel="00000000" w:rsidR="00000000" w:rsidRPr="00000000">
        <w:rPr>
          <w:rtl w:val="0"/>
        </w:rPr>
        <w:t xml:space="preserve">For convex functions, the gradient descent algorithm guarantees convergence to the optimal point. The iterative process is defined by the formula:</w:t>
        <w:br w:type="textWrapping"/>
        <w:t xml:space="preserve">xt+1=xt−α</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f(xt)x_{t+1} = x_t - \alpha \nabla f(x_t)xt+1</w:t>
      </w:r>
      <w:r w:rsidDel="00000000" w:rsidR="00000000" w:rsidRPr="00000000">
        <w:rPr>
          <w:rFonts w:ascii="Arial" w:cs="Arial" w:eastAsia="Arial" w:hAnsi="Arial"/>
          <w:rtl w:val="0"/>
        </w:rPr>
        <w:t xml:space="preserve">​</w:t>
      </w:r>
      <w:r w:rsidDel="00000000" w:rsidR="00000000" w:rsidRPr="00000000">
        <w:rPr>
          <w:rtl w:val="0"/>
        </w:rPr>
        <w:t xml:space="preserve">=xt</w:t>
      </w:r>
      <w:r w:rsidDel="00000000" w:rsidR="00000000" w:rsidRPr="00000000">
        <w:rPr>
          <w:rFonts w:ascii="Arial" w:cs="Arial" w:eastAsia="Arial" w:hAnsi="Arial"/>
          <w:rtl w:val="0"/>
        </w:rPr>
        <w:t xml:space="preserve">​</w:t>
      </w:r>
      <w:r w:rsidDel="00000000" w:rsidR="00000000" w:rsidRPr="00000000">
        <w:rPr>
          <w:rtl w:val="0"/>
        </w:rPr>
        <w:t xml:space="preserve">−α</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f(xt</w:t>
      </w:r>
      <w:r w:rsidDel="00000000" w:rsidR="00000000" w:rsidRPr="00000000">
        <w:rPr>
          <w:rFonts w:ascii="Arial" w:cs="Arial" w:eastAsia="Arial" w:hAnsi="Arial"/>
          <w:rtl w:val="0"/>
        </w:rPr>
        <w:t xml:space="preserve">​</w:t>
      </w:r>
      <w:r w:rsidDel="00000000" w:rsidR="00000000" w:rsidRPr="00000000">
        <w:rPr>
          <w:rtl w:val="0"/>
        </w:rPr>
        <w:t xml:space="preserve">)</w:t>
        <w:br w:type="textWrapping"/>
        <w:t xml:space="preserve">Here, α\alphaα represents the learning rate, which determines the step size at each iteration, and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f(xt)\nabla f(x_t)</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f(xt</w:t>
      </w:r>
      <w:r w:rsidDel="00000000" w:rsidR="00000000" w:rsidRPr="00000000">
        <w:rPr>
          <w:rFonts w:ascii="Arial" w:cs="Arial" w:eastAsia="Arial" w:hAnsi="Arial"/>
          <w:rtl w:val="0"/>
        </w:rPr>
        <w:t xml:space="preserve">​</w:t>
      </w:r>
      <w:r w:rsidDel="00000000" w:rsidR="00000000" w:rsidRPr="00000000">
        <w:rPr>
          <w:rtl w:val="0"/>
        </w:rPr>
        <w:t xml:space="preserve">) is the gradient of the function at the current point.</w:t>
      </w:r>
    </w:p>
    <w:p w:rsidR="00000000" w:rsidDel="00000000" w:rsidP="00000000" w:rsidRDefault="00000000" w:rsidRPr="00000000" w14:paraId="00000039">
      <w:pPr>
        <w:rPr/>
      </w:pPr>
      <w:r w:rsidDel="00000000" w:rsidR="00000000" w:rsidRPr="00000000">
        <w:rPr>
          <w:rtl w:val="0"/>
        </w:rPr>
        <w:t xml:space="preserve">Gradient descent is widely used across various machine learning applications due to its simplicity and efficiency in finding optimal model parameters. Proper tuning of the learning rate and understanding the loss function are critical for ensuring successful optimization.</w:t>
      </w:r>
    </w:p>
    <w:p w:rsidR="00000000" w:rsidDel="00000000" w:rsidP="00000000" w:rsidRDefault="00000000" w:rsidRPr="00000000" w14:paraId="0000003A">
      <w:pPr>
        <w:rPr/>
      </w:pPr>
      <w:r w:rsidDel="00000000" w:rsidR="00000000" w:rsidRPr="00000000">
        <w:rPr>
          <w:rtl w:val="0"/>
        </w:rPr>
        <w:t xml:space="preserve">Since many cost functions in machine learning can be broken down into the sum of individual functions, the gradient step can be broken down into adding separate gradients. However, this process can be computationally expensive, and the algorithm may get stuck at a local minimum or saddle point. Therefore, we can use a version of gradient descent called </w:t>
      </w:r>
      <w:r w:rsidDel="00000000" w:rsidR="00000000" w:rsidRPr="00000000">
        <w:rPr>
          <w:b w:val="1"/>
          <w:rtl w:val="0"/>
        </w:rPr>
        <w:t xml:space="preserve">stochastic gradient descent (SGD)</w:t>
      </w:r>
      <w:r w:rsidDel="00000000" w:rsidR="00000000" w:rsidRPr="00000000">
        <w:rPr>
          <w:rtl w:val="0"/>
        </w:rPr>
        <w:t xml:space="preserve">, which adds an element of randomness so that the gradient does not get stuck. SGD uses one data point at a time for a single step and employs a much smaller subset of data points at any given step but is nonetheless able to obtain an unbiased estimate of the true gradient. Alternatively, we can use </w:t>
      </w:r>
      <w:r w:rsidDel="00000000" w:rsidR="00000000" w:rsidRPr="00000000">
        <w:rPr>
          <w:b w:val="1"/>
          <w:rtl w:val="0"/>
        </w:rPr>
        <w:t xml:space="preserve">batch gradient descent (BGD)</w:t>
      </w:r>
      <w:r w:rsidDel="00000000" w:rsidR="00000000" w:rsidRPr="00000000">
        <w:rPr>
          <w:rtl w:val="0"/>
        </w:rPr>
        <w:t xml:space="preserve">, which uses a fixed, small number (a mini-batch) of data points per step.</w:t>
      </w:r>
    </w:p>
    <w:p w:rsidR="00000000" w:rsidDel="00000000" w:rsidP="00000000" w:rsidRDefault="00000000" w:rsidRPr="00000000" w14:paraId="0000003B">
      <w:pPr>
        <w:rPr/>
      </w:pPr>
      <w:r w:rsidDel="00000000" w:rsidR="00000000" w:rsidRPr="00000000">
        <w:rPr>
          <w:rtl w:val="0"/>
        </w:rPr>
        <w:t xml:space="preserve">Gradient descent and SGD are popular topics for ML interviews since they are used to optimize the training of almost all machine learning methods. Besides the usual questions on the high-level concepts and mathematical details, you may be asked when you would want to use one or the other. You might even be asked to implement a basic version of SGD in a coding interview</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Model Evaluation and Selection</w:t>
      </w:r>
    </w:p>
    <w:p w:rsidR="00000000" w:rsidDel="00000000" w:rsidP="00000000" w:rsidRDefault="00000000" w:rsidRPr="00000000" w14:paraId="0000003E">
      <w:pPr>
        <w:rPr/>
      </w:pPr>
      <w:r w:rsidDel="00000000" w:rsidR="00000000" w:rsidRPr="00000000">
        <w:rPr>
          <w:rtl w:val="0"/>
        </w:rPr>
        <w:t xml:space="preserve">With the math underlying machine learning techniques out of the way, how do we actually choose the best model for our problem or compare two models against each other? </w:t>
      </w:r>
      <w:r w:rsidDel="00000000" w:rsidR="00000000" w:rsidRPr="00000000">
        <w:rPr>
          <w:b w:val="1"/>
          <w:rtl w:val="0"/>
        </w:rPr>
        <w:t xml:space="preserve">Model evaluation</w:t>
      </w:r>
      <w:r w:rsidDel="00000000" w:rsidR="00000000" w:rsidRPr="00000000">
        <w:rPr>
          <w:rtl w:val="0"/>
        </w:rPr>
        <w:t xml:space="preserve"> is the process of evaluating how well a model performs on the test set after it's been trained on the train set. Separating out your training data—usually 80% for the train set—from the 20% of the test set is essential because the usefulness of a model boils down to how good predictions are on data that has not been seen before.</w:t>
      </w:r>
    </w:p>
    <w:p w:rsidR="00000000" w:rsidDel="00000000" w:rsidP="00000000" w:rsidRDefault="00000000" w:rsidRPr="00000000" w14:paraId="0000003F">
      <w:pPr>
        <w:rPr/>
      </w:pPr>
      <w:r w:rsidDel="00000000" w:rsidR="00000000" w:rsidRPr="00000000">
        <w:rPr>
          <w:b w:val="1"/>
          <w:rtl w:val="0"/>
        </w:rPr>
        <w:t xml:space="preserve">Model selection</w:t>
      </w:r>
      <w:r w:rsidDel="00000000" w:rsidR="00000000" w:rsidRPr="00000000">
        <w:rPr>
          <w:rtl w:val="0"/>
        </w:rPr>
        <w:t xml:space="preserve">, as the name implies, is the process of selecting which model to implement after each model has been evaluated. Both steps (evaluation and selection) are critical to get right because even tiny changes in model performance can lead to massive gains at big tech companies. For example, at Facebook, a model that can cause even a 0.1% lift in ad click-through rates can lead to $10+ million in extra revenue.</w:t>
      </w:r>
    </w:p>
    <w:p w:rsidR="00000000" w:rsidDel="00000000" w:rsidP="00000000" w:rsidRDefault="00000000" w:rsidRPr="00000000" w14:paraId="00000040">
      <w:pPr>
        <w:rPr/>
      </w:pPr>
      <w:r w:rsidDel="00000000" w:rsidR="00000000" w:rsidRPr="00000000">
        <w:rPr>
          <w:rtl w:val="0"/>
        </w:rPr>
        <w:t xml:space="preserve">That's why in interviews, especially during case-study questions where you solve an open-ended problem, discussions often head toward comparing and contrasting models and selecting the most suitable one after factoring in business and product constraints. Thus, internalizing the concepts covered in this section is key to succeeding in ML interviews.</w:t>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Bias-Variance Tradeoff</w:t>
      </w:r>
    </w:p>
    <w:p w:rsidR="00000000" w:rsidDel="00000000" w:rsidP="00000000" w:rsidRDefault="00000000" w:rsidRPr="00000000" w14:paraId="00000043">
      <w:pPr>
        <w:rPr/>
      </w:pPr>
      <w:r w:rsidDel="00000000" w:rsidR="00000000" w:rsidRPr="00000000">
        <w:rPr>
          <w:rtl w:val="0"/>
        </w:rPr>
        <w:t xml:space="preserve">The bias-variance tradeoff is an interview classic and a key framework for understanding different kinds of models. With any model, we are usually trying to estimate a function f(x)f(x)f(x), which predicts our target variable yyy based on our input xxx. This relationship can be described as follows:</w:t>
      </w:r>
    </w:p>
    <w:p w:rsidR="00000000" w:rsidDel="00000000" w:rsidP="00000000" w:rsidRDefault="00000000" w:rsidRPr="00000000" w14:paraId="00000044">
      <w:pPr>
        <w:rPr/>
      </w:pPr>
      <w:r w:rsidDel="00000000" w:rsidR="00000000" w:rsidRPr="00000000">
        <w:rPr>
          <w:rtl w:val="0"/>
        </w:rPr>
        <w:t xml:space="preserve">y=f(x)+w</w:t>
      </w:r>
    </w:p>
    <w:p w:rsidR="00000000" w:rsidDel="00000000" w:rsidP="00000000" w:rsidRDefault="00000000" w:rsidRPr="00000000" w14:paraId="00000045">
      <w:pPr>
        <w:rPr/>
      </w:pPr>
      <w:r w:rsidDel="00000000" w:rsidR="00000000" w:rsidRPr="00000000">
        <w:rPr>
          <w:rtl w:val="0"/>
        </w:rPr>
        <w:t xml:space="preserve">where www is noise, not captured by f(x), and is assumed to be distributed as a zero-mean Gaussian random variable for certain regression problems. To assess how well the model fits, we can decompose the error of y into the following:</w:t>
      </w:r>
    </w:p>
    <w:p w:rsidR="00000000" w:rsidDel="00000000" w:rsidP="00000000" w:rsidRDefault="00000000" w:rsidRPr="00000000" w14:paraId="00000046">
      <w:pPr>
        <w:numPr>
          <w:ilvl w:val="0"/>
          <w:numId w:val="183"/>
        </w:numPr>
        <w:ind w:left="720" w:hanging="360"/>
        <w:rPr/>
      </w:pPr>
      <w:r w:rsidDel="00000000" w:rsidR="00000000" w:rsidRPr="00000000">
        <w:rPr>
          <w:b w:val="1"/>
          <w:rtl w:val="0"/>
        </w:rPr>
        <w:t xml:space="preserve">Bias:</w:t>
      </w:r>
      <w:r w:rsidDel="00000000" w:rsidR="00000000" w:rsidRPr="00000000">
        <w:rPr>
          <w:rtl w:val="0"/>
        </w:rPr>
        <w:t xml:space="preserve"> How close the model’s predicted values come to the true underlying f(x) values, with smaller being better.</w:t>
      </w:r>
    </w:p>
    <w:p w:rsidR="00000000" w:rsidDel="00000000" w:rsidP="00000000" w:rsidRDefault="00000000" w:rsidRPr="00000000" w14:paraId="00000047">
      <w:pPr>
        <w:numPr>
          <w:ilvl w:val="0"/>
          <w:numId w:val="183"/>
        </w:numPr>
        <w:ind w:left="720" w:hanging="360"/>
        <w:rPr/>
      </w:pPr>
      <w:r w:rsidDel="00000000" w:rsidR="00000000" w:rsidRPr="00000000">
        <w:rPr>
          <w:b w:val="1"/>
          <w:rtl w:val="0"/>
        </w:rPr>
        <w:t xml:space="preserve">Variance:</w:t>
      </w:r>
      <w:r w:rsidDel="00000000" w:rsidR="00000000" w:rsidRPr="00000000">
        <w:rPr>
          <w:rtl w:val="0"/>
        </w:rPr>
        <w:t xml:space="preserve"> The extent to which model prediction error changes based on training inputs, with smaller being better.</w:t>
      </w:r>
    </w:p>
    <w:p w:rsidR="00000000" w:rsidDel="00000000" w:rsidP="00000000" w:rsidRDefault="00000000" w:rsidRPr="00000000" w14:paraId="00000048">
      <w:pPr>
        <w:numPr>
          <w:ilvl w:val="0"/>
          <w:numId w:val="183"/>
        </w:numPr>
        <w:ind w:left="720" w:hanging="360"/>
        <w:rPr/>
      </w:pPr>
      <w:r w:rsidDel="00000000" w:rsidR="00000000" w:rsidRPr="00000000">
        <w:rPr>
          <w:b w:val="1"/>
          <w:rtl w:val="0"/>
        </w:rPr>
        <w:t xml:space="preserve">Irreducible error:</w:t>
      </w:r>
      <w:r w:rsidDel="00000000" w:rsidR="00000000" w:rsidRPr="00000000">
        <w:rPr>
          <w:rtl w:val="0"/>
        </w:rPr>
        <w:t xml:space="preserve"> Variation due to inherently noisy observation processes.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bias-variance trade-off is a fundamental concept in machine learning that helps analyze and understand the behavior and performance of predictive models. It explains how models handle the complexities of data and the balance between underfitting and overfitting.</w:t>
      </w:r>
    </w:p>
    <w:p w:rsidR="00000000" w:rsidDel="00000000" w:rsidP="00000000" w:rsidRDefault="00000000" w:rsidRPr="00000000" w14:paraId="0000004B">
      <w:pPr>
        <w:numPr>
          <w:ilvl w:val="0"/>
          <w:numId w:val="100"/>
        </w:numPr>
        <w:ind w:left="720" w:hanging="360"/>
        <w:rPr/>
      </w:pPr>
      <w:r w:rsidDel="00000000" w:rsidR="00000000" w:rsidRPr="00000000">
        <w:rPr>
          <w:b w:val="1"/>
          <w:rtl w:val="0"/>
        </w:rPr>
        <w:t xml:space="preserve">High Bias, Low Variance Models</w:t>
      </w:r>
      <w:r w:rsidDel="00000000" w:rsidR="00000000" w:rsidRPr="00000000">
        <w:rPr>
          <w:rtl w:val="0"/>
        </w:rPr>
        <w:t xml:space="preserve">:</w:t>
        <w:br w:type="textWrapping"/>
        <w:t xml:space="preserve">Models like linear regression fall into this category. These models are simple to implement and interpret but often oversimplify the problem. This situation, known as underfitting, occurs when the model fails to capture the underlying patterns in the data. For instance, in predicting housing prices, a high bias model might consistently predict values that are far from the actual market prices. However, these predictions tend to exhibit low variability, meaning the results are consistently off by a similar margin. This reliability in errors comes at the cost of accuracy and flexibility.</w:t>
      </w:r>
    </w:p>
    <w:p w:rsidR="00000000" w:rsidDel="00000000" w:rsidP="00000000" w:rsidRDefault="00000000" w:rsidRPr="00000000" w14:paraId="0000004C">
      <w:pPr>
        <w:numPr>
          <w:ilvl w:val="0"/>
          <w:numId w:val="100"/>
        </w:numPr>
        <w:ind w:left="720" w:hanging="360"/>
        <w:rPr/>
      </w:pPr>
      <w:r w:rsidDel="00000000" w:rsidR="00000000" w:rsidRPr="00000000">
        <w:rPr>
          <w:b w:val="1"/>
          <w:rtl w:val="0"/>
        </w:rPr>
        <w:t xml:space="preserve">Low Bias, High Variance Models</w:t>
      </w:r>
      <w:r w:rsidDel="00000000" w:rsidR="00000000" w:rsidRPr="00000000">
        <w:rPr>
          <w:rtl w:val="0"/>
        </w:rPr>
        <w:t xml:space="preserve">:</w:t>
        <w:br w:type="textWrapping"/>
        <w:t xml:space="preserve">On the other hand, models like neural networks, which are capable of capturing complex patterns, fall into this category. These models can make predictions that are closer to the true values on average, but their predictions might vary widely depending on the input data. This variability, known as high variance, often indicates overfitting. Overfitted models perform exceptionally well on training data but struggle to generalize to new, unseen data. In the context of housing prices, a low bias, high variance model might accurately capture market trends but produce erratic predictions due to its sensitivity to small changes in the input features.</w:t>
      </w:r>
    </w:p>
    <w:p w:rsidR="00000000" w:rsidDel="00000000" w:rsidP="00000000" w:rsidRDefault="00000000" w:rsidRPr="00000000" w14:paraId="0000004D">
      <w:pPr>
        <w:numPr>
          <w:ilvl w:val="0"/>
          <w:numId w:val="100"/>
        </w:numPr>
        <w:ind w:left="720" w:hanging="360"/>
        <w:rPr/>
      </w:pPr>
      <w:r w:rsidDel="00000000" w:rsidR="00000000" w:rsidRPr="00000000">
        <w:rPr>
          <w:b w:val="1"/>
          <w:rtl w:val="0"/>
        </w:rPr>
        <w:t xml:space="preserve">Balancing Bias and Variance</w:t>
      </w:r>
      <w:r w:rsidDel="00000000" w:rsidR="00000000" w:rsidRPr="00000000">
        <w:rPr>
          <w:rtl w:val="0"/>
        </w:rPr>
        <w:t xml:space="preserve">:</w:t>
        <w:br w:type="textWrapping"/>
        <w:t xml:space="preserve">The goal in machine learning is to find a balance between bias and variance to achieve the best predictive performance. A model with too much bias fails to learn the data (underfitting), while a model with too much variance becomes overly tuned to the training data and fails to generalize (overfitting). Striking this balance ensures the model achieves both accuracy and generalizability, which are crucial for practical applications.</w:t>
      </w:r>
    </w:p>
    <w:p w:rsidR="00000000" w:rsidDel="00000000" w:rsidP="00000000" w:rsidRDefault="00000000" w:rsidRPr="00000000" w14:paraId="0000004E">
      <w:pPr>
        <w:rPr/>
      </w:pPr>
      <w:r w:rsidDel="00000000" w:rsidR="00000000" w:rsidRPr="00000000">
        <w:rPr>
          <w:rtl w:val="0"/>
        </w:rPr>
        <w:t xml:space="preserve">The concept of the bias-variance trade-off is often visualized using diagrams, where the interplay between error due to bias, variance, and irreducible noise is depicted. By analyzing this trade-off, data scientists can choose appropriate algorithms and fine-tune hyperparameters to achieve optimal performance.</w:t>
      </w:r>
    </w:p>
    <w:p w:rsidR="00000000" w:rsidDel="00000000" w:rsidP="00000000" w:rsidRDefault="00000000" w:rsidRPr="00000000" w14:paraId="0000004F">
      <w:pPr>
        <w:rPr/>
      </w:pPr>
      <w:r w:rsidDel="00000000" w:rsidR="00000000" w:rsidRPr="00000000">
        <w:rPr>
          <w:rtl w:val="0"/>
        </w:rPr>
        <w:t xml:space="preserve">In summary, understanding and managing the bias-variance trade-off is critical in model selection and evaluation. High bias models are reliable but inaccurate, while high variance models are flexible but inconsistent. The objective is to develop a model that minimizes both errors, ensuring robust and reliable predictions.</w:t>
      </w:r>
    </w:p>
    <w:p w:rsidR="00000000" w:rsidDel="00000000" w:rsidP="00000000" w:rsidRDefault="00000000" w:rsidRPr="00000000" w14:paraId="00000050">
      <w:pPr>
        <w:rPr/>
      </w:pPr>
      <w:r w:rsidDel="00000000" w:rsidR="00000000" w:rsidRPr="00000000">
        <w:rPr>
          <w:rtl w:val="0"/>
        </w:rPr>
        <w:t xml:space="preserve">While the bias-variance tradeoff equation occasionally shows up in data science interviews, more frequently, you'll be asked to reason about the bias-variance tradeoff given a specific situation. For example, presented with a model that has high variance, you could mention how you'd source additional data to fix the issue. Posed with a situation where the model has high bias, you could discuss how increasing the complexity of the model could help. By understanding the business and product requirements, you'll know how to make the bias-variance tradeoff for the interview problem posed.</w:t>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Model Complexity and Overfitting</w:t>
      </w:r>
    </w:p>
    <w:p w:rsidR="00000000" w:rsidDel="00000000" w:rsidP="00000000" w:rsidRDefault="00000000" w:rsidRPr="00000000" w14:paraId="00000053">
      <w:pPr>
        <w:rPr/>
      </w:pPr>
      <w:r w:rsidDel="00000000" w:rsidR="00000000" w:rsidRPr="00000000">
        <w:rPr>
          <w:rtl w:val="0"/>
        </w:rPr>
        <w:t xml:space="preserve">"All models are wrong, but some are useful" is a well-known adage, coined by statistician George Box. Ultimately, our goal is to discover a model that can generalize to learn some relationship with datasets. Occam's razor, applied to machine learning, suggests that simpler models are generally more useful and correct than more complicated models. That's because simpler, more parsimonious models tend to generalize better.</w:t>
      </w:r>
    </w:p>
    <w:p w:rsidR="00000000" w:rsidDel="00000000" w:rsidP="00000000" w:rsidRDefault="00000000" w:rsidRPr="00000000" w14:paraId="00000054">
      <w:pPr>
        <w:rPr/>
      </w:pPr>
      <w:r w:rsidDel="00000000" w:rsidR="00000000" w:rsidRPr="00000000">
        <w:rPr>
          <w:rtl w:val="0"/>
        </w:rPr>
        <w:t xml:space="preserve">Said another way, simpler, smaller models are less likely to </w:t>
      </w:r>
      <w:r w:rsidDel="00000000" w:rsidR="00000000" w:rsidRPr="00000000">
        <w:rPr>
          <w:b w:val="1"/>
          <w:rtl w:val="0"/>
        </w:rPr>
        <w:t xml:space="preserve">overfit</w:t>
      </w:r>
      <w:r w:rsidDel="00000000" w:rsidR="00000000" w:rsidRPr="00000000">
        <w:rPr>
          <w:rtl w:val="0"/>
        </w:rPr>
        <w:t xml:space="preserve"> (fit too closely to the training data). Overfit models tend not to generalize well out of sample. That's because during overfitting, the models pick up too much noise or random fluctuations using the training data, which hinders performance on data the model has never seen before.</w:t>
      </w:r>
    </w:p>
    <w:p w:rsidR="00000000" w:rsidDel="00000000" w:rsidP="00000000" w:rsidRDefault="00000000" w:rsidRPr="00000000" w14:paraId="00000055">
      <w:pPr>
        <w:rPr/>
      </w:pPr>
      <w:r w:rsidDel="00000000" w:rsidR="00000000" w:rsidRPr="00000000">
        <w:rPr>
          <w:rtl w:val="0"/>
        </w:rPr>
        <w:t xml:space="preserve">  </w:t>
      </w:r>
      <w:r w:rsidDel="00000000" w:rsidR="00000000" w:rsidRPr="00000000">
        <w:rPr>
          <w:b w:val="1"/>
          <w:rtl w:val="0"/>
        </w:rPr>
        <w:t xml:space="preserve">High Variance (Overfitting)</w:t>
      </w:r>
      <w:r w:rsidDel="00000000" w:rsidR="00000000" w:rsidRPr="00000000">
        <w:rPr>
          <w:rtl w:val="0"/>
        </w:rPr>
        <w:t xml:space="preserve">: The model fits the training data too closely, capturing noise and showing erratic predictions with poor generalization.</w:t>
      </w:r>
    </w:p>
    <w:p w:rsidR="00000000" w:rsidDel="00000000" w:rsidP="00000000" w:rsidRDefault="00000000" w:rsidRPr="00000000" w14:paraId="00000056">
      <w:pPr>
        <w:rPr/>
      </w:pPr>
      <w:r w:rsidDel="00000000" w:rsidR="00000000" w:rsidRPr="00000000">
        <w:rPr>
          <w:rtl w:val="0"/>
        </w:rPr>
        <w:t xml:space="preserve">  </w:t>
      </w:r>
      <w:r w:rsidDel="00000000" w:rsidR="00000000" w:rsidRPr="00000000">
        <w:rPr>
          <w:b w:val="1"/>
          <w:rtl w:val="0"/>
        </w:rPr>
        <w:t xml:space="preserve">High Bias (Underfitting)</w:t>
      </w:r>
      <w:r w:rsidDel="00000000" w:rsidR="00000000" w:rsidRPr="00000000">
        <w:rPr>
          <w:rtl w:val="0"/>
        </w:rPr>
        <w:t xml:space="preserve">: The model is too simple, failing to capture the underlying patterns in the data, resulting in high errors.</w:t>
      </w:r>
    </w:p>
    <w:p w:rsidR="00000000" w:rsidDel="00000000" w:rsidP="00000000" w:rsidRDefault="00000000" w:rsidRPr="00000000" w14:paraId="00000057">
      <w:pPr>
        <w:rPr/>
      </w:pPr>
      <w:r w:rsidDel="00000000" w:rsidR="00000000" w:rsidRPr="00000000">
        <w:rPr>
          <w:rtl w:val="0"/>
        </w:rPr>
        <w:t xml:space="preserve">  </w:t>
      </w:r>
      <w:r w:rsidDel="00000000" w:rsidR="00000000" w:rsidRPr="00000000">
        <w:rPr>
          <w:b w:val="1"/>
          <w:rtl w:val="0"/>
        </w:rPr>
        <w:t xml:space="preserve">Low Bias, Low Variance (Good Balance)</w:t>
      </w:r>
      <w:r w:rsidDel="00000000" w:rsidR="00000000" w:rsidRPr="00000000">
        <w:rPr>
          <w:rtl w:val="0"/>
        </w:rPr>
        <w:t xml:space="preserve">: The model achieves an optimal balance, effectively capturing the true data pattern without overfitting or underfitting.</w:t>
      </w:r>
      <w:r w:rsidDel="00000000" w:rsidR="00000000" w:rsidRPr="00000000">
        <w:rPr>
          <w:b w:val="1"/>
          <w:rtl w:val="0"/>
        </w:rPr>
        <w:t xml:space="preserve">Underfitting</w:t>
      </w:r>
      <w:r w:rsidDel="00000000" w:rsidR="00000000" w:rsidRPr="00000000">
        <w:rPr>
          <w:rtl w:val="0"/>
        </w:rPr>
        <w:t xml:space="preserve"> refers to the opposite case—the scenario where the model is not learning enough of the true relationship underlying the data. Because </w:t>
      </w:r>
      <w:r w:rsidDel="00000000" w:rsidR="00000000" w:rsidRPr="00000000">
        <w:rPr>
          <w:b w:val="1"/>
          <w:rtl w:val="0"/>
        </w:rPr>
        <w:t xml:space="preserve">overfitting</w:t>
      </w:r>
      <w:r w:rsidDel="00000000" w:rsidR="00000000" w:rsidRPr="00000000">
        <w:rPr>
          <w:rtl w:val="0"/>
        </w:rPr>
        <w:t xml:space="preserve"> is so common in real-world machine learning, interviewers commonly ask you how you can detect it, and what you can do to avoid it, which brings us to our next topic: </w:t>
      </w:r>
      <w:r w:rsidDel="00000000" w:rsidR="00000000" w:rsidRPr="00000000">
        <w:rPr>
          <w:b w:val="1"/>
          <w:rtl w:val="0"/>
        </w:rPr>
        <w:t xml:space="preserve">regularization</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Regularization</w:t>
      </w:r>
    </w:p>
    <w:p w:rsidR="00000000" w:rsidDel="00000000" w:rsidP="00000000" w:rsidRDefault="00000000" w:rsidRPr="00000000" w14:paraId="0000005A">
      <w:pPr>
        <w:rPr/>
      </w:pPr>
      <w:r w:rsidDel="00000000" w:rsidR="00000000" w:rsidRPr="00000000">
        <w:rPr>
          <w:rtl w:val="0"/>
        </w:rPr>
        <w:t xml:space="preserve">Regularization aims to reduce the complexity of models. In relation to the bias-variance tradeoff, regularization aims to decrease complexity in a way that significantly reduces variance while only slightly increasing bias. The most widely used forms of regularization are </w:t>
      </w:r>
      <w:r w:rsidDel="00000000" w:rsidR="00000000" w:rsidRPr="00000000">
        <w:rPr>
          <w:b w:val="1"/>
          <w:rtl w:val="0"/>
        </w:rPr>
        <w:t xml:space="preserve">L1</w:t>
      </w:r>
      <w:r w:rsidDel="00000000" w:rsidR="00000000" w:rsidRPr="00000000">
        <w:rPr>
          <w:rtl w:val="0"/>
        </w:rPr>
        <w:t xml:space="preserve"> and </w:t>
      </w:r>
      <w:r w:rsidDel="00000000" w:rsidR="00000000" w:rsidRPr="00000000">
        <w:rPr>
          <w:b w:val="1"/>
          <w:rtl w:val="0"/>
        </w:rPr>
        <w:t xml:space="preserve">L2</w:t>
      </w:r>
      <w:r w:rsidDel="00000000" w:rsidR="00000000" w:rsidRPr="00000000">
        <w:rPr>
          <w:rtl w:val="0"/>
        </w:rPr>
        <w:t xml:space="preserve">. Both methods add a simple penalty term to the objective function. The penalty helps shrink coefficients of features, which reduces overfitting. This is why, not surprisingly, they are also known as </w:t>
      </w:r>
      <w:r w:rsidDel="00000000" w:rsidR="00000000" w:rsidRPr="00000000">
        <w:rPr>
          <w:b w:val="1"/>
          <w:rtl w:val="0"/>
        </w:rPr>
        <w:t xml:space="preserve">shrinkage methods</w:t>
      </w: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t xml:space="preserve">Specifically:</w:t>
      </w:r>
    </w:p>
    <w:p w:rsidR="00000000" w:rsidDel="00000000" w:rsidP="00000000" w:rsidRDefault="00000000" w:rsidRPr="00000000" w14:paraId="0000005C">
      <w:pPr>
        <w:numPr>
          <w:ilvl w:val="0"/>
          <w:numId w:val="194"/>
        </w:numPr>
        <w:ind w:left="720" w:hanging="360"/>
        <w:rPr/>
      </w:pPr>
      <w:r w:rsidDel="00000000" w:rsidR="00000000" w:rsidRPr="00000000">
        <w:rPr>
          <w:b w:val="1"/>
          <w:rtl w:val="0"/>
        </w:rPr>
        <w:t xml:space="preserve">L1</w:t>
      </w:r>
      <w:r w:rsidDel="00000000" w:rsidR="00000000" w:rsidRPr="00000000">
        <w:rPr>
          <w:rtl w:val="0"/>
        </w:rPr>
        <w:t xml:space="preserve"> (also known as </w:t>
      </w:r>
      <w:r w:rsidDel="00000000" w:rsidR="00000000" w:rsidRPr="00000000">
        <w:rPr>
          <w:i w:val="1"/>
          <w:rtl w:val="0"/>
        </w:rPr>
        <w:t xml:space="preserve">lasso</w:t>
      </w:r>
      <w:r w:rsidDel="00000000" w:rsidR="00000000" w:rsidRPr="00000000">
        <w:rPr>
          <w:rtl w:val="0"/>
        </w:rPr>
        <w:t xml:space="preserve">): Uses the absolute value of a coefficient in the objective function as a penalty.</w:t>
      </w:r>
    </w:p>
    <w:p w:rsidR="00000000" w:rsidDel="00000000" w:rsidP="00000000" w:rsidRDefault="00000000" w:rsidRPr="00000000" w14:paraId="0000005D">
      <w:pPr>
        <w:numPr>
          <w:ilvl w:val="0"/>
          <w:numId w:val="194"/>
        </w:numPr>
        <w:ind w:left="720" w:hanging="360"/>
        <w:rPr/>
      </w:pPr>
      <w:r w:rsidDel="00000000" w:rsidR="00000000" w:rsidRPr="00000000">
        <w:rPr>
          <w:b w:val="1"/>
          <w:rtl w:val="0"/>
        </w:rPr>
        <w:t xml:space="preserve">L2</w:t>
      </w:r>
      <w:r w:rsidDel="00000000" w:rsidR="00000000" w:rsidRPr="00000000">
        <w:rPr>
          <w:rtl w:val="0"/>
        </w:rPr>
        <w:t xml:space="preserve"> (also known as </w:t>
      </w:r>
      <w:r w:rsidDel="00000000" w:rsidR="00000000" w:rsidRPr="00000000">
        <w:rPr>
          <w:i w:val="1"/>
          <w:rtl w:val="0"/>
        </w:rPr>
        <w:t xml:space="preserve">ridge</w:t>
      </w:r>
      <w:r w:rsidDel="00000000" w:rsidR="00000000" w:rsidRPr="00000000">
        <w:rPr>
          <w:rtl w:val="0"/>
        </w:rPr>
        <w:t xml:space="preserve">): Uses the squared magnitude of a coefficient in the objective function.</w:t>
      </w:r>
    </w:p>
    <w:p w:rsidR="00000000" w:rsidDel="00000000" w:rsidP="00000000" w:rsidRDefault="00000000" w:rsidRPr="00000000" w14:paraId="0000005E">
      <w:pPr>
        <w:rPr/>
      </w:pPr>
      <w:r w:rsidDel="00000000" w:rsidR="00000000" w:rsidRPr="00000000">
        <w:rPr>
          <w:rtl w:val="0"/>
        </w:rPr>
        <w:t xml:space="preserve">The </w:t>
      </w:r>
      <w:r w:rsidDel="00000000" w:rsidR="00000000" w:rsidRPr="00000000">
        <w:rPr>
          <w:b w:val="1"/>
          <w:rtl w:val="0"/>
        </w:rPr>
        <w:t xml:space="preserve">L1</w:t>
      </w:r>
      <w:r w:rsidDel="00000000" w:rsidR="00000000" w:rsidRPr="00000000">
        <w:rPr>
          <w:rtl w:val="0"/>
        </w:rPr>
        <w:t xml:space="preserve"> and </w:t>
      </w:r>
      <w:r w:rsidDel="00000000" w:rsidR="00000000" w:rsidRPr="00000000">
        <w:rPr>
          <w:b w:val="1"/>
          <w:rtl w:val="0"/>
        </w:rPr>
        <w:t xml:space="preserve">L2</w:t>
      </w:r>
      <w:r w:rsidDel="00000000" w:rsidR="00000000" w:rsidRPr="00000000">
        <w:rPr>
          <w:rtl w:val="0"/>
        </w:rPr>
        <w:t xml:space="preserve"> penalties can also be linearly combined, resulting in the popular form of regularization called </w:t>
      </w:r>
      <w:r w:rsidDel="00000000" w:rsidR="00000000" w:rsidRPr="00000000">
        <w:rPr>
          <w:b w:val="1"/>
          <w:rtl w:val="0"/>
        </w:rPr>
        <w:t xml:space="preserve">elastic net</w:t>
      </w:r>
      <w:r w:rsidDel="00000000" w:rsidR="00000000" w:rsidRPr="00000000">
        <w:rPr>
          <w:rtl w:val="0"/>
        </w:rPr>
        <w:t xml:space="preserve">. Since having models overfit is a prevalent problem in machine learning, it’s important to understand when to use each type of regularization. For example:</w:t>
      </w:r>
    </w:p>
    <w:p w:rsidR="00000000" w:rsidDel="00000000" w:rsidP="00000000" w:rsidRDefault="00000000" w:rsidRPr="00000000" w14:paraId="0000005F">
      <w:pPr>
        <w:numPr>
          <w:ilvl w:val="0"/>
          <w:numId w:val="205"/>
        </w:numPr>
        <w:ind w:left="720" w:hanging="360"/>
        <w:rPr/>
      </w:pPr>
      <w:r w:rsidDel="00000000" w:rsidR="00000000" w:rsidRPr="00000000">
        <w:rPr>
          <w:b w:val="1"/>
          <w:rtl w:val="0"/>
        </w:rPr>
        <w:t xml:space="preserve">L1</w:t>
      </w:r>
      <w:r w:rsidDel="00000000" w:rsidR="00000000" w:rsidRPr="00000000">
        <w:rPr>
          <w:rtl w:val="0"/>
        </w:rPr>
        <w:t xml:space="preserve"> serves as a feature selection method, as many coefficients shrink to 0 (are zeroed out) and are removed from the model.</w:t>
      </w:r>
    </w:p>
    <w:p w:rsidR="00000000" w:rsidDel="00000000" w:rsidP="00000000" w:rsidRDefault="00000000" w:rsidRPr="00000000" w14:paraId="00000060">
      <w:pPr>
        <w:numPr>
          <w:ilvl w:val="0"/>
          <w:numId w:val="205"/>
        </w:numPr>
        <w:ind w:left="720" w:hanging="360"/>
        <w:rPr/>
      </w:pPr>
      <w:r w:rsidDel="00000000" w:rsidR="00000000" w:rsidRPr="00000000">
        <w:rPr>
          <w:b w:val="1"/>
          <w:rtl w:val="0"/>
        </w:rPr>
        <w:t xml:space="preserve">L2</w:t>
      </w:r>
      <w:r w:rsidDel="00000000" w:rsidR="00000000" w:rsidRPr="00000000">
        <w:rPr>
          <w:rtl w:val="0"/>
        </w:rPr>
        <w:t xml:space="preserve"> is less likely to shrink any coefficients to 0. Therefore, </w:t>
      </w:r>
      <w:r w:rsidDel="00000000" w:rsidR="00000000" w:rsidRPr="00000000">
        <w:rPr>
          <w:b w:val="1"/>
          <w:rtl w:val="0"/>
        </w:rPr>
        <w:t xml:space="preserve">L1</w:t>
      </w:r>
      <w:r w:rsidDel="00000000" w:rsidR="00000000" w:rsidRPr="00000000">
        <w:rPr>
          <w:rtl w:val="0"/>
        </w:rPr>
        <w:t xml:space="preserve"> leads to sparser models and is considered a stricter shrinkage operation.</w:t>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Interpretability &amp; Explainability</w:t>
      </w:r>
    </w:p>
    <w:p w:rsidR="00000000" w:rsidDel="00000000" w:rsidP="00000000" w:rsidRDefault="00000000" w:rsidRPr="00000000" w14:paraId="00000063">
      <w:pPr>
        <w:rPr/>
      </w:pPr>
      <w:r w:rsidDel="00000000" w:rsidR="00000000" w:rsidRPr="00000000">
        <w:rPr>
          <w:rtl w:val="0"/>
        </w:rPr>
        <w:t xml:space="preserve">In Kaggle competitions and classwork, you might be expected to maximize a model's performance metric, like accuracy. However, in the real world, rather than just maximizing a particular metric, you might also be responsible for explaining how your model came up with that output. For example, if your model predicts that someone shouldn’t get a loan, doesn’t that person deserve to know why?</w:t>
      </w:r>
    </w:p>
    <w:p w:rsidR="00000000" w:rsidDel="00000000" w:rsidP="00000000" w:rsidRDefault="00000000" w:rsidRPr="00000000" w14:paraId="00000064">
      <w:pPr>
        <w:rPr/>
      </w:pPr>
      <w:r w:rsidDel="00000000" w:rsidR="00000000" w:rsidRPr="00000000">
        <w:rPr>
          <w:rtl w:val="0"/>
        </w:rPr>
        <w:t xml:space="preserve">Broadly, interpretable models can help you identify biases in the model, which leads to more ethical AI. Plus, in some domains like healthcare, there can be deep auditing on decisions, and explainable models can help you stay compliant. However, there’s usually a tradeoff between performance and model interpretability. Often, using a more complex model might increase performance but make results harder to interpret.</w:t>
      </w:r>
    </w:p>
    <w:p w:rsidR="00000000" w:rsidDel="00000000" w:rsidP="00000000" w:rsidRDefault="00000000" w:rsidRPr="00000000" w14:paraId="000000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Example Techniques for Interpretability:</w:t>
      </w:r>
      <w:r w:rsidDel="00000000" w:rsidR="00000000" w:rsidRPr="00000000">
        <w:rPr>
          <w:rtl w:val="0"/>
        </w:rPr>
      </w:r>
    </w:p>
    <w:p w:rsidR="00000000" w:rsidDel="00000000" w:rsidP="00000000" w:rsidRDefault="00000000" w:rsidRPr="00000000" w14:paraId="00000067">
      <w:pPr>
        <w:numPr>
          <w:ilvl w:val="0"/>
          <w:numId w:val="216"/>
        </w:numPr>
        <w:ind w:left="720" w:hanging="360"/>
        <w:rPr/>
      </w:pPr>
      <w:r w:rsidDel="00000000" w:rsidR="00000000" w:rsidRPr="00000000">
        <w:rPr>
          <w:b w:val="1"/>
          <w:rtl w:val="0"/>
        </w:rPr>
        <w:t xml:space="preserve">Linear models</w:t>
      </w:r>
      <w:r w:rsidDel="00000000" w:rsidR="00000000" w:rsidRPr="00000000">
        <w:rPr>
          <w:rtl w:val="0"/>
        </w:rPr>
        <w:t xml:space="preserve">: Feature importance is directly available as weights, which can be visualized and analyzed.</w:t>
      </w:r>
    </w:p>
    <w:p w:rsidR="00000000" w:rsidDel="00000000" w:rsidP="00000000" w:rsidRDefault="00000000" w:rsidRPr="00000000" w14:paraId="00000068">
      <w:pPr>
        <w:numPr>
          <w:ilvl w:val="0"/>
          <w:numId w:val="216"/>
        </w:numPr>
        <w:ind w:left="720" w:hanging="360"/>
        <w:rPr/>
      </w:pPr>
      <w:r w:rsidDel="00000000" w:rsidR="00000000" w:rsidRPr="00000000">
        <w:rPr>
          <w:b w:val="1"/>
          <w:rtl w:val="0"/>
        </w:rPr>
        <w:t xml:space="preserve">SHAP (SHapley Additive exPLanations)</w:t>
      </w:r>
      <w:r w:rsidDel="00000000" w:rsidR="00000000" w:rsidRPr="00000000">
        <w:rPr>
          <w:rtl w:val="0"/>
        </w:rPr>
        <w:t xml:space="preserve">: Uses Shapley values to denote the average marginal contribution of a feature over all possible combinations of inputs.</w:t>
      </w:r>
    </w:p>
    <w:p w:rsidR="00000000" w:rsidDel="00000000" w:rsidP="00000000" w:rsidRDefault="00000000" w:rsidRPr="00000000" w14:paraId="00000069">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LIME (Local Interpretable Model-agnostic Explanations)</w:t>
      </w:r>
    </w:p>
    <w:p w:rsidR="00000000" w:rsidDel="00000000" w:rsidP="00000000" w:rsidRDefault="00000000" w:rsidRPr="00000000" w14:paraId="0000006A">
      <w:pPr>
        <w:rPr/>
      </w:pPr>
      <w:r w:rsidDel="00000000" w:rsidR="00000000" w:rsidRPr="00000000">
        <w:rPr>
          <w:rtl w:val="0"/>
        </w:rPr>
        <w:t xml:space="preserve">LIME uses sparse linear models around various predictions to understand how any model performs in that local vicinity.</w:t>
      </w:r>
    </w:p>
    <w:p w:rsidR="00000000" w:rsidDel="00000000" w:rsidP="00000000" w:rsidRDefault="00000000" w:rsidRPr="00000000" w14:paraId="0000006B">
      <w:pPr>
        <w:rPr/>
      </w:pPr>
      <w:r w:rsidDel="00000000" w:rsidR="00000000" w:rsidRPr="00000000">
        <w:rPr>
          <w:rtl w:val="0"/>
        </w:rPr>
        <w:t xml:space="preserve">While it’s rare to be asked about the details of </w:t>
      </w:r>
      <w:r w:rsidDel="00000000" w:rsidR="00000000" w:rsidRPr="00000000">
        <w:rPr>
          <w:b w:val="1"/>
          <w:rtl w:val="0"/>
        </w:rPr>
        <w:t xml:space="preserve">SHAP</w:t>
      </w:r>
      <w:r w:rsidDel="00000000" w:rsidR="00000000" w:rsidRPr="00000000">
        <w:rPr>
          <w:rtl w:val="0"/>
        </w:rPr>
        <w:t xml:space="preserve"> and </w:t>
      </w:r>
      <w:r w:rsidDel="00000000" w:rsidR="00000000" w:rsidRPr="00000000">
        <w:rPr>
          <w:b w:val="1"/>
          <w:rtl w:val="0"/>
        </w:rPr>
        <w:t xml:space="preserve">LIME</w:t>
      </w:r>
      <w:r w:rsidDel="00000000" w:rsidR="00000000" w:rsidRPr="00000000">
        <w:rPr>
          <w:rtl w:val="0"/>
        </w:rPr>
        <w:t xml:space="preserve"> during interviews, having an understanding of why model interpretability matters, and bringing up this consideration in open-ended problems, is key.</w:t>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Model Training</w:t>
      </w:r>
    </w:p>
    <w:p w:rsidR="00000000" w:rsidDel="00000000" w:rsidP="00000000" w:rsidRDefault="00000000" w:rsidRPr="00000000" w14:paraId="0000006E">
      <w:pPr>
        <w:rPr/>
      </w:pPr>
      <w:r w:rsidDel="00000000" w:rsidR="00000000" w:rsidRPr="00000000">
        <w:rPr>
          <w:rtl w:val="0"/>
        </w:rPr>
        <w:t xml:space="preserve">We’ve covered frameworks to evaluate models and selected the best-performing ones, but how do we actually train the model in the first place? If you don’t master the art of model training (i.e., teaching machines to learn), even the best machine learning techniques will fail.</w:t>
      </w:r>
    </w:p>
    <w:p w:rsidR="00000000" w:rsidDel="00000000" w:rsidP="00000000" w:rsidRDefault="00000000" w:rsidRPr="00000000" w14:paraId="0000006F">
      <w:pPr>
        <w:rPr/>
      </w:pPr>
      <w:r w:rsidDel="00000000" w:rsidR="00000000" w:rsidRPr="00000000">
        <w:rPr>
          <w:rtl w:val="0"/>
        </w:rPr>
        <w:t xml:space="preserve">Recall the basics:</w:t>
      </w:r>
    </w:p>
    <w:p w:rsidR="00000000" w:rsidDel="00000000" w:rsidP="00000000" w:rsidRDefault="00000000" w:rsidRPr="00000000" w14:paraId="00000070">
      <w:pPr>
        <w:numPr>
          <w:ilvl w:val="0"/>
          <w:numId w:val="2"/>
        </w:numPr>
        <w:ind w:left="720" w:hanging="360"/>
        <w:rPr/>
      </w:pPr>
      <w:r w:rsidDel="00000000" w:rsidR="00000000" w:rsidRPr="00000000">
        <w:rPr>
          <w:rtl w:val="0"/>
        </w:rPr>
        <w:t xml:space="preserve">First, train models on a </w:t>
      </w:r>
      <w:r w:rsidDel="00000000" w:rsidR="00000000" w:rsidRPr="00000000">
        <w:rPr>
          <w:b w:val="1"/>
          <w:rtl w:val="0"/>
        </w:rPr>
        <w:t xml:space="preserve">training dataset</w:t>
      </w:r>
      <w:r w:rsidDel="00000000" w:rsidR="00000000" w:rsidRPr="00000000">
        <w:rPr>
          <w:rtl w:val="0"/>
        </w:rPr>
        <w:t xml:space="preserve">, and then test the models on a </w:t>
      </w:r>
      <w:r w:rsidDel="00000000" w:rsidR="00000000" w:rsidRPr="00000000">
        <w:rPr>
          <w:b w:val="1"/>
          <w:rtl w:val="0"/>
        </w:rPr>
        <w:t xml:space="preserve">testing dataset</w:t>
      </w:r>
      <w:r w:rsidDel="00000000" w:rsidR="00000000" w:rsidRPr="00000000">
        <w:rPr>
          <w:rtl w:val="0"/>
        </w:rPr>
        <w:t xml:space="preserve">.</w:t>
      </w:r>
    </w:p>
    <w:p w:rsidR="00000000" w:rsidDel="00000000" w:rsidP="00000000" w:rsidRDefault="00000000" w:rsidRPr="00000000" w14:paraId="00000071">
      <w:pPr>
        <w:numPr>
          <w:ilvl w:val="0"/>
          <w:numId w:val="2"/>
        </w:numPr>
        <w:ind w:left="720" w:hanging="360"/>
        <w:rPr/>
      </w:pPr>
      <w:r w:rsidDel="00000000" w:rsidR="00000000" w:rsidRPr="00000000">
        <w:rPr>
          <w:rtl w:val="0"/>
        </w:rPr>
        <w:t xml:space="preserve">Normally, </w:t>
      </w:r>
      <w:r w:rsidDel="00000000" w:rsidR="00000000" w:rsidRPr="00000000">
        <w:rPr>
          <w:b w:val="1"/>
          <w:rtl w:val="0"/>
        </w:rPr>
        <w:t xml:space="preserve">80%</w:t>
      </w:r>
      <w:r w:rsidDel="00000000" w:rsidR="00000000" w:rsidRPr="00000000">
        <w:rPr>
          <w:rtl w:val="0"/>
        </w:rPr>
        <w:t xml:space="preserve"> of the data will go toward training, and </w:t>
      </w:r>
      <w:r w:rsidDel="00000000" w:rsidR="00000000" w:rsidRPr="00000000">
        <w:rPr>
          <w:b w:val="1"/>
          <w:rtl w:val="0"/>
        </w:rPr>
        <w:t xml:space="preserve">20%</w:t>
      </w:r>
      <w:r w:rsidDel="00000000" w:rsidR="00000000" w:rsidRPr="00000000">
        <w:rPr>
          <w:rtl w:val="0"/>
        </w:rPr>
        <w:t xml:space="preserve"> serves as the test set.</w:t>
      </w:r>
    </w:p>
    <w:p w:rsidR="00000000" w:rsidDel="00000000" w:rsidP="00000000" w:rsidRDefault="00000000" w:rsidRPr="00000000" w14:paraId="00000072">
      <w:pPr>
        <w:rPr/>
      </w:pPr>
      <w:r w:rsidDel="00000000" w:rsidR="00000000" w:rsidRPr="00000000">
        <w:rPr>
          <w:rtl w:val="0"/>
        </w:rPr>
        <w:t xml:space="preserve">But, as we’ll soon cover, there’s much more to model training than the 80/20 train vs. test split.</w:t>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Cross-Validation</w:t>
      </w:r>
    </w:p>
    <w:p w:rsidR="00000000" w:rsidDel="00000000" w:rsidP="00000000" w:rsidRDefault="00000000" w:rsidRPr="00000000" w14:paraId="00000075">
      <w:pPr>
        <w:rPr/>
      </w:pPr>
      <w:r w:rsidDel="00000000" w:rsidR="00000000" w:rsidRPr="00000000">
        <w:rPr>
          <w:rtl w:val="0"/>
        </w:rPr>
        <w:t xml:space="preserve">Cross-validation assesses the performance of an algorithm on several subsamples of training data. It consists of running the algorithm on subsamples of the training data, such as the original data with some of the observations excluded, and evaluating model performance on the portion of the data that was excluded from the subsample.</w:t>
      </w:r>
    </w:p>
    <w:p w:rsidR="00000000" w:rsidDel="00000000" w:rsidP="00000000" w:rsidRDefault="00000000" w:rsidRPr="00000000" w14:paraId="00000076">
      <w:pPr>
        <w:rPr/>
      </w:pPr>
      <w:r w:rsidDel="00000000" w:rsidR="00000000" w:rsidRPr="00000000">
        <w:rPr>
          <w:rtl w:val="0"/>
        </w:rPr>
        <w:t xml:space="preserve">This process is repeated multiple times for different subsamples, and the results are combined at the end.</w:t>
      </w:r>
    </w:p>
    <w:p w:rsidR="00000000" w:rsidDel="00000000" w:rsidP="00000000" w:rsidRDefault="00000000" w:rsidRPr="00000000" w14:paraId="00000077">
      <w:pPr>
        <w:rPr/>
      </w:pPr>
      <w:r w:rsidDel="00000000" w:rsidR="00000000" w:rsidRPr="00000000">
        <w:rPr>
          <w:b w:val="1"/>
          <w:rtl w:val="0"/>
        </w:rPr>
        <w:t xml:space="preserve">Why is cross-validation important?</w:t>
      </w:r>
      <w:r w:rsidDel="00000000" w:rsidR="00000000" w:rsidRPr="00000000">
        <w:rPr>
          <w:rtl w:val="0"/>
        </w:rPr>
      </w:r>
    </w:p>
    <w:p w:rsidR="00000000" w:rsidDel="00000000" w:rsidP="00000000" w:rsidRDefault="00000000" w:rsidRPr="00000000" w14:paraId="00000078">
      <w:pPr>
        <w:numPr>
          <w:ilvl w:val="0"/>
          <w:numId w:val="13"/>
        </w:numPr>
        <w:ind w:left="720" w:hanging="360"/>
        <w:rPr/>
      </w:pPr>
      <w:r w:rsidDel="00000000" w:rsidR="00000000" w:rsidRPr="00000000">
        <w:rPr>
          <w:rtl w:val="0"/>
        </w:rPr>
        <w:t xml:space="preserve">It helps avoid </w:t>
      </w:r>
      <w:r w:rsidDel="00000000" w:rsidR="00000000" w:rsidRPr="00000000">
        <w:rPr>
          <w:b w:val="1"/>
          <w:rtl w:val="0"/>
        </w:rPr>
        <w:t xml:space="preserve">overfitting</w:t>
      </w:r>
      <w:r w:rsidDel="00000000" w:rsidR="00000000" w:rsidRPr="00000000">
        <w:rPr>
          <w:rtl w:val="0"/>
        </w:rPr>
        <w:t xml:space="preserve">, particularly by ensuring the model doesn’t train and test on the same subsets of data.</w:t>
      </w:r>
    </w:p>
    <w:p w:rsidR="00000000" w:rsidDel="00000000" w:rsidP="00000000" w:rsidRDefault="00000000" w:rsidRPr="00000000" w14:paraId="00000079">
      <w:pPr>
        <w:numPr>
          <w:ilvl w:val="0"/>
          <w:numId w:val="13"/>
        </w:numPr>
        <w:ind w:left="720" w:hanging="360"/>
        <w:rPr/>
      </w:pPr>
      <w:r w:rsidDel="00000000" w:rsidR="00000000" w:rsidRPr="00000000">
        <w:rPr>
          <w:rtl w:val="0"/>
        </w:rPr>
        <w:t xml:space="preserve">In cases where data is limited or acquiring more is costly, cross-validation enables confidence in the model's consistency and quality.</w:t>
      </w:r>
    </w:p>
    <w:p w:rsidR="00000000" w:rsidDel="00000000" w:rsidP="00000000" w:rsidRDefault="00000000" w:rsidRPr="00000000" w14:paraId="0000007A">
      <w:pPr>
        <w:rPr/>
      </w:pPr>
      <w:r w:rsidDel="00000000" w:rsidR="00000000" w:rsidRPr="00000000">
        <w:rPr>
          <w:b w:val="1"/>
          <w:rtl w:val="0"/>
        </w:rPr>
        <w:t xml:space="preserve">K-Fold Cross-Validation:</w:t>
      </w:r>
      <w:r w:rsidDel="00000000" w:rsidR="00000000" w:rsidRPr="00000000">
        <w:rPr>
          <w:rtl w:val="0"/>
        </w:rPr>
        <w:br w:type="textWrapping"/>
        <w:t xml:space="preserve">One popular method for cross-validation is </w:t>
      </w:r>
      <w:r w:rsidDel="00000000" w:rsidR="00000000" w:rsidRPr="00000000">
        <w:rPr>
          <w:b w:val="1"/>
          <w:rtl w:val="0"/>
        </w:rPr>
        <w:t xml:space="preserve">k-fold cross-validation</w:t>
      </w:r>
      <w:r w:rsidDel="00000000" w:rsidR="00000000" w:rsidRPr="00000000">
        <w:rPr>
          <w:rtl w:val="0"/>
        </w:rPr>
        <w:t xml:space="preserve">, which works as follows:</w:t>
      </w:r>
    </w:p>
    <w:p w:rsidR="00000000" w:rsidDel="00000000" w:rsidP="00000000" w:rsidRDefault="00000000" w:rsidRPr="00000000" w14:paraId="0000007B">
      <w:pPr>
        <w:numPr>
          <w:ilvl w:val="0"/>
          <w:numId w:val="24"/>
        </w:numPr>
        <w:ind w:left="720" w:hanging="360"/>
        <w:rPr/>
      </w:pPr>
      <w:r w:rsidDel="00000000" w:rsidR="00000000" w:rsidRPr="00000000">
        <w:rPr>
          <w:rtl w:val="0"/>
        </w:rPr>
        <w:t xml:space="preserve">Randomly shuffle the data into equally sized blocks (folds).</w:t>
      </w:r>
    </w:p>
    <w:p w:rsidR="00000000" w:rsidDel="00000000" w:rsidP="00000000" w:rsidRDefault="00000000" w:rsidRPr="00000000" w14:paraId="0000007C">
      <w:pPr>
        <w:numPr>
          <w:ilvl w:val="0"/>
          <w:numId w:val="24"/>
        </w:numPr>
        <w:ind w:left="720" w:hanging="360"/>
        <w:rPr/>
      </w:pPr>
      <w:r w:rsidDel="00000000" w:rsidR="00000000" w:rsidRPr="00000000">
        <w:rPr>
          <w:rtl w:val="0"/>
        </w:rPr>
        <w:t xml:space="preserve">For each fold iii:</w:t>
      </w:r>
    </w:p>
    <w:p w:rsidR="00000000" w:rsidDel="00000000" w:rsidP="00000000" w:rsidRDefault="00000000" w:rsidRPr="00000000" w14:paraId="0000007D">
      <w:pPr>
        <w:numPr>
          <w:ilvl w:val="1"/>
          <w:numId w:val="24"/>
        </w:numPr>
        <w:ind w:left="1440" w:hanging="360"/>
        <w:rPr/>
      </w:pPr>
      <w:r w:rsidDel="00000000" w:rsidR="00000000" w:rsidRPr="00000000">
        <w:rPr>
          <w:rtl w:val="0"/>
        </w:rPr>
        <w:t xml:space="preserve">Train the model on all data </w:t>
      </w:r>
      <w:r w:rsidDel="00000000" w:rsidR="00000000" w:rsidRPr="00000000">
        <w:rPr>
          <w:b w:val="1"/>
          <w:rtl w:val="0"/>
        </w:rPr>
        <w:t xml:space="preserve">except fold iii</w:t>
      </w:r>
      <w:r w:rsidDel="00000000" w:rsidR="00000000" w:rsidRPr="00000000">
        <w:rPr>
          <w:rtl w:val="0"/>
        </w:rPr>
        <w:t xml:space="preserve">.</w:t>
      </w:r>
    </w:p>
    <w:p w:rsidR="00000000" w:rsidDel="00000000" w:rsidP="00000000" w:rsidRDefault="00000000" w:rsidRPr="00000000" w14:paraId="0000007E">
      <w:pPr>
        <w:numPr>
          <w:ilvl w:val="1"/>
          <w:numId w:val="24"/>
        </w:numPr>
        <w:ind w:left="1440" w:hanging="360"/>
        <w:rPr/>
      </w:pPr>
      <w:r w:rsidDel="00000000" w:rsidR="00000000" w:rsidRPr="00000000">
        <w:rPr>
          <w:rtl w:val="0"/>
        </w:rPr>
        <w:t xml:space="preserve">Evaluate the validation error using block iii.</w:t>
      </w:r>
    </w:p>
    <w:p w:rsidR="00000000" w:rsidDel="00000000" w:rsidP="00000000" w:rsidRDefault="00000000" w:rsidRPr="00000000" w14:paraId="0000007F">
      <w:pPr>
        <w:numPr>
          <w:ilvl w:val="0"/>
          <w:numId w:val="24"/>
        </w:numPr>
        <w:ind w:left="720" w:hanging="360"/>
        <w:rPr/>
      </w:pPr>
      <w:r w:rsidDel="00000000" w:rsidR="00000000" w:rsidRPr="00000000">
        <w:rPr>
          <w:rtl w:val="0"/>
        </w:rPr>
        <w:t xml:space="preserve">Average the k validation errors from step 2 to estimate the true error.</w:t>
      </w:r>
    </w:p>
    <w:tbl>
      <w:tblPr>
        <w:tblStyle w:val="Table1"/>
        <w:tblW w:w="4950.999999999999" w:type="dxa"/>
        <w:jc w:val="left"/>
        <w:tblLayout w:type="fixed"/>
        <w:tblLook w:val="0400"/>
      </w:tblPr>
      <w:tblGrid>
        <w:gridCol w:w="1366"/>
        <w:gridCol w:w="714"/>
        <w:gridCol w:w="714"/>
        <w:gridCol w:w="714"/>
        <w:gridCol w:w="714"/>
        <w:gridCol w:w="729"/>
        <w:tblGridChange w:id="0">
          <w:tblGrid>
            <w:gridCol w:w="1366"/>
            <w:gridCol w:w="714"/>
            <w:gridCol w:w="714"/>
            <w:gridCol w:w="714"/>
            <w:gridCol w:w="714"/>
            <w:gridCol w:w="729"/>
          </w:tblGrid>
        </w:tblGridChange>
      </w:tblGrid>
      <w:tr>
        <w:trPr>
          <w:cantSplit w:val="0"/>
          <w:tblHeader w:val="1"/>
        </w:trPr>
        <w:tc>
          <w:tcPr>
            <w:vAlign w:val="center"/>
          </w:tcPr>
          <w:p w:rsidR="00000000" w:rsidDel="00000000" w:rsidP="00000000" w:rsidRDefault="00000000" w:rsidRPr="00000000" w14:paraId="00000080">
            <w:pPr>
              <w:rPr>
                <w:b w:val="1"/>
              </w:rPr>
            </w:pPr>
            <w:r w:rsidDel="00000000" w:rsidR="00000000" w:rsidRPr="00000000">
              <w:rPr>
                <w:b w:val="1"/>
                <w:rtl w:val="0"/>
              </w:rPr>
              <w:t xml:space="preserve">Dataset</w:t>
            </w:r>
          </w:p>
        </w:tc>
        <w:tc>
          <w:tcPr>
            <w:vAlign w:val="center"/>
          </w:tcPr>
          <w:p w:rsidR="00000000" w:rsidDel="00000000" w:rsidP="00000000" w:rsidRDefault="00000000" w:rsidRPr="00000000" w14:paraId="00000081">
            <w:pPr>
              <w:rPr>
                <w:b w:val="1"/>
              </w:rPr>
            </w:pPr>
            <w:r w:rsidDel="00000000" w:rsidR="00000000" w:rsidRPr="00000000">
              <w:rPr>
                <w:b w:val="1"/>
                <w:rtl w:val="0"/>
              </w:rPr>
              <w:t xml:space="preserve">Fold 1</w:t>
            </w:r>
          </w:p>
        </w:tc>
        <w:tc>
          <w:tcPr>
            <w:vAlign w:val="center"/>
          </w:tcPr>
          <w:p w:rsidR="00000000" w:rsidDel="00000000" w:rsidP="00000000" w:rsidRDefault="00000000" w:rsidRPr="00000000" w14:paraId="00000082">
            <w:pPr>
              <w:rPr>
                <w:b w:val="1"/>
              </w:rPr>
            </w:pPr>
            <w:r w:rsidDel="00000000" w:rsidR="00000000" w:rsidRPr="00000000">
              <w:rPr>
                <w:b w:val="1"/>
                <w:rtl w:val="0"/>
              </w:rPr>
              <w:t xml:space="preserve">Fold 2</w:t>
            </w:r>
          </w:p>
        </w:tc>
        <w:tc>
          <w:tcPr>
            <w:vAlign w:val="center"/>
          </w:tcPr>
          <w:p w:rsidR="00000000" w:rsidDel="00000000" w:rsidP="00000000" w:rsidRDefault="00000000" w:rsidRPr="00000000" w14:paraId="00000083">
            <w:pPr>
              <w:rPr>
                <w:b w:val="1"/>
              </w:rPr>
            </w:pPr>
            <w:r w:rsidDel="00000000" w:rsidR="00000000" w:rsidRPr="00000000">
              <w:rPr>
                <w:b w:val="1"/>
                <w:rtl w:val="0"/>
              </w:rPr>
              <w:t xml:space="preserve">Fold 3</w:t>
            </w:r>
          </w:p>
        </w:tc>
        <w:tc>
          <w:tcPr>
            <w:vAlign w:val="center"/>
          </w:tcPr>
          <w:p w:rsidR="00000000" w:rsidDel="00000000" w:rsidP="00000000" w:rsidRDefault="00000000" w:rsidRPr="00000000" w14:paraId="00000084">
            <w:pPr>
              <w:rPr>
                <w:b w:val="1"/>
              </w:rPr>
            </w:pPr>
            <w:r w:rsidDel="00000000" w:rsidR="00000000" w:rsidRPr="00000000">
              <w:rPr>
                <w:b w:val="1"/>
                <w:rtl w:val="0"/>
              </w:rPr>
              <w:t xml:space="preserve">Fold 4</w:t>
            </w:r>
          </w:p>
        </w:tc>
        <w:tc>
          <w:tcPr>
            <w:vAlign w:val="center"/>
          </w:tcPr>
          <w:p w:rsidR="00000000" w:rsidDel="00000000" w:rsidP="00000000" w:rsidRDefault="00000000" w:rsidRPr="00000000" w14:paraId="00000085">
            <w:pPr>
              <w:rPr>
                <w:b w:val="1"/>
              </w:rPr>
            </w:pPr>
            <w:r w:rsidDel="00000000" w:rsidR="00000000" w:rsidRPr="00000000">
              <w:rPr>
                <w:b w:val="1"/>
                <w:rtl w:val="0"/>
              </w:rPr>
              <w:t xml:space="preserve">Fold 5</w:t>
            </w:r>
          </w:p>
        </w:tc>
      </w:tr>
      <w:tr>
        <w:trPr>
          <w:cantSplit w:val="0"/>
          <w:tblHeader w:val="0"/>
        </w:trPr>
        <w:tc>
          <w:tcPr>
            <w:vAlign w:val="center"/>
          </w:tcPr>
          <w:p w:rsidR="00000000" w:rsidDel="00000000" w:rsidP="00000000" w:rsidRDefault="00000000" w:rsidRPr="00000000" w14:paraId="00000086">
            <w:pPr>
              <w:rPr/>
            </w:pPr>
            <w:r w:rsidDel="00000000" w:rsidR="00000000" w:rsidRPr="00000000">
              <w:rPr>
                <w:rtl w:val="0"/>
              </w:rPr>
              <w:t xml:space="preserve">Estimation 1</w:t>
            </w:r>
          </w:p>
        </w:tc>
        <w:tc>
          <w:tcPr>
            <w:vAlign w:val="center"/>
          </w:tcPr>
          <w:p w:rsidR="00000000" w:rsidDel="00000000" w:rsidP="00000000" w:rsidRDefault="00000000" w:rsidRPr="00000000" w14:paraId="00000087">
            <w:pPr>
              <w:rPr/>
            </w:pPr>
            <w:r w:rsidDel="00000000" w:rsidR="00000000" w:rsidRPr="00000000">
              <w:rPr>
                <w:rtl w:val="0"/>
              </w:rPr>
              <w:t xml:space="preserve">Test</w:t>
            </w:r>
          </w:p>
        </w:tc>
        <w:tc>
          <w:tcPr>
            <w:vAlign w:val="center"/>
          </w:tcPr>
          <w:p w:rsidR="00000000" w:rsidDel="00000000" w:rsidP="00000000" w:rsidRDefault="00000000" w:rsidRPr="00000000" w14:paraId="00000088">
            <w:pPr>
              <w:rPr/>
            </w:pPr>
            <w:r w:rsidDel="00000000" w:rsidR="00000000" w:rsidRPr="00000000">
              <w:rPr>
                <w:rtl w:val="0"/>
              </w:rPr>
              <w:t xml:space="preserve">Train</w:t>
            </w:r>
          </w:p>
        </w:tc>
        <w:tc>
          <w:tcPr>
            <w:vAlign w:val="center"/>
          </w:tcPr>
          <w:p w:rsidR="00000000" w:rsidDel="00000000" w:rsidP="00000000" w:rsidRDefault="00000000" w:rsidRPr="00000000" w14:paraId="00000089">
            <w:pPr>
              <w:rPr/>
            </w:pPr>
            <w:r w:rsidDel="00000000" w:rsidR="00000000" w:rsidRPr="00000000">
              <w:rPr>
                <w:rtl w:val="0"/>
              </w:rPr>
              <w:t xml:space="preserve">Train</w:t>
            </w:r>
          </w:p>
        </w:tc>
        <w:tc>
          <w:tcPr>
            <w:vAlign w:val="center"/>
          </w:tcPr>
          <w:p w:rsidR="00000000" w:rsidDel="00000000" w:rsidP="00000000" w:rsidRDefault="00000000" w:rsidRPr="00000000" w14:paraId="0000008A">
            <w:pPr>
              <w:rPr/>
            </w:pPr>
            <w:r w:rsidDel="00000000" w:rsidR="00000000" w:rsidRPr="00000000">
              <w:rPr>
                <w:rtl w:val="0"/>
              </w:rPr>
              <w:t xml:space="preserve">Train</w:t>
            </w:r>
          </w:p>
        </w:tc>
        <w:tc>
          <w:tcPr>
            <w:vAlign w:val="center"/>
          </w:tcPr>
          <w:p w:rsidR="00000000" w:rsidDel="00000000" w:rsidP="00000000" w:rsidRDefault="00000000" w:rsidRPr="00000000" w14:paraId="0000008B">
            <w:pPr>
              <w:rPr/>
            </w:pPr>
            <w:r w:rsidDel="00000000" w:rsidR="00000000" w:rsidRPr="00000000">
              <w:rPr>
                <w:rtl w:val="0"/>
              </w:rPr>
              <w:t xml:space="preserve">Train</w:t>
            </w:r>
          </w:p>
        </w:tc>
      </w:tr>
      <w:tr>
        <w:trPr>
          <w:cantSplit w:val="0"/>
          <w:tblHeader w:val="0"/>
        </w:trPr>
        <w:tc>
          <w:tcPr>
            <w:vAlign w:val="center"/>
          </w:tcPr>
          <w:p w:rsidR="00000000" w:rsidDel="00000000" w:rsidP="00000000" w:rsidRDefault="00000000" w:rsidRPr="00000000" w14:paraId="0000008C">
            <w:pPr>
              <w:rPr/>
            </w:pPr>
            <w:r w:rsidDel="00000000" w:rsidR="00000000" w:rsidRPr="00000000">
              <w:rPr>
                <w:rtl w:val="0"/>
              </w:rPr>
              <w:t xml:space="preserve">Estimation 2</w:t>
            </w:r>
          </w:p>
        </w:tc>
        <w:tc>
          <w:tcPr>
            <w:vAlign w:val="center"/>
          </w:tcPr>
          <w:p w:rsidR="00000000" w:rsidDel="00000000" w:rsidP="00000000" w:rsidRDefault="00000000" w:rsidRPr="00000000" w14:paraId="0000008D">
            <w:pPr>
              <w:rPr/>
            </w:pPr>
            <w:r w:rsidDel="00000000" w:rsidR="00000000" w:rsidRPr="00000000">
              <w:rPr>
                <w:rtl w:val="0"/>
              </w:rPr>
              <w:t xml:space="preserve">Train</w:t>
            </w:r>
          </w:p>
        </w:tc>
        <w:tc>
          <w:tcPr>
            <w:vAlign w:val="center"/>
          </w:tcPr>
          <w:p w:rsidR="00000000" w:rsidDel="00000000" w:rsidP="00000000" w:rsidRDefault="00000000" w:rsidRPr="00000000" w14:paraId="0000008E">
            <w:pPr>
              <w:rPr/>
            </w:pPr>
            <w:r w:rsidDel="00000000" w:rsidR="00000000" w:rsidRPr="00000000">
              <w:rPr>
                <w:rtl w:val="0"/>
              </w:rPr>
              <w:t xml:space="preserve">Test</w:t>
            </w:r>
          </w:p>
        </w:tc>
        <w:tc>
          <w:tcPr>
            <w:vAlign w:val="center"/>
          </w:tcPr>
          <w:p w:rsidR="00000000" w:rsidDel="00000000" w:rsidP="00000000" w:rsidRDefault="00000000" w:rsidRPr="00000000" w14:paraId="0000008F">
            <w:pPr>
              <w:rPr/>
            </w:pPr>
            <w:r w:rsidDel="00000000" w:rsidR="00000000" w:rsidRPr="00000000">
              <w:rPr>
                <w:rtl w:val="0"/>
              </w:rPr>
              <w:t xml:space="preserve">Train</w:t>
            </w:r>
          </w:p>
        </w:tc>
        <w:tc>
          <w:tcPr>
            <w:vAlign w:val="center"/>
          </w:tcPr>
          <w:p w:rsidR="00000000" w:rsidDel="00000000" w:rsidP="00000000" w:rsidRDefault="00000000" w:rsidRPr="00000000" w14:paraId="00000090">
            <w:pPr>
              <w:rPr/>
            </w:pPr>
            <w:r w:rsidDel="00000000" w:rsidR="00000000" w:rsidRPr="00000000">
              <w:rPr>
                <w:rtl w:val="0"/>
              </w:rPr>
              <w:t xml:space="preserve">Train</w:t>
            </w:r>
          </w:p>
        </w:tc>
        <w:tc>
          <w:tcPr>
            <w:vAlign w:val="center"/>
          </w:tcPr>
          <w:p w:rsidR="00000000" w:rsidDel="00000000" w:rsidP="00000000" w:rsidRDefault="00000000" w:rsidRPr="00000000" w14:paraId="00000091">
            <w:pPr>
              <w:rPr/>
            </w:pPr>
            <w:r w:rsidDel="00000000" w:rsidR="00000000" w:rsidRPr="00000000">
              <w:rPr>
                <w:rtl w:val="0"/>
              </w:rPr>
              <w:t xml:space="preserve">Train</w:t>
            </w:r>
          </w:p>
        </w:tc>
      </w:tr>
      <w:tr>
        <w:trPr>
          <w:cantSplit w:val="0"/>
          <w:tblHeader w:val="0"/>
        </w:trPr>
        <w:tc>
          <w:tcPr>
            <w:vAlign w:val="center"/>
          </w:tcPr>
          <w:p w:rsidR="00000000" w:rsidDel="00000000" w:rsidP="00000000" w:rsidRDefault="00000000" w:rsidRPr="00000000" w14:paraId="00000092">
            <w:pPr>
              <w:rPr/>
            </w:pPr>
            <w:r w:rsidDel="00000000" w:rsidR="00000000" w:rsidRPr="00000000">
              <w:rPr>
                <w:rtl w:val="0"/>
              </w:rPr>
              <w:t xml:space="preserve">Estimation 3</w:t>
            </w:r>
          </w:p>
        </w:tc>
        <w:tc>
          <w:tcPr>
            <w:vAlign w:val="center"/>
          </w:tcPr>
          <w:p w:rsidR="00000000" w:rsidDel="00000000" w:rsidP="00000000" w:rsidRDefault="00000000" w:rsidRPr="00000000" w14:paraId="00000093">
            <w:pPr>
              <w:rPr/>
            </w:pPr>
            <w:r w:rsidDel="00000000" w:rsidR="00000000" w:rsidRPr="00000000">
              <w:rPr>
                <w:rtl w:val="0"/>
              </w:rPr>
              <w:t xml:space="preserve">Train</w:t>
            </w:r>
          </w:p>
        </w:tc>
        <w:tc>
          <w:tcPr>
            <w:vAlign w:val="center"/>
          </w:tcPr>
          <w:p w:rsidR="00000000" w:rsidDel="00000000" w:rsidP="00000000" w:rsidRDefault="00000000" w:rsidRPr="00000000" w14:paraId="00000094">
            <w:pPr>
              <w:rPr/>
            </w:pPr>
            <w:r w:rsidDel="00000000" w:rsidR="00000000" w:rsidRPr="00000000">
              <w:rPr>
                <w:rtl w:val="0"/>
              </w:rPr>
              <w:t xml:space="preserve">Train</w:t>
            </w:r>
          </w:p>
        </w:tc>
        <w:tc>
          <w:tcPr>
            <w:vAlign w:val="center"/>
          </w:tcPr>
          <w:p w:rsidR="00000000" w:rsidDel="00000000" w:rsidP="00000000" w:rsidRDefault="00000000" w:rsidRPr="00000000" w14:paraId="00000095">
            <w:pPr>
              <w:rPr/>
            </w:pPr>
            <w:r w:rsidDel="00000000" w:rsidR="00000000" w:rsidRPr="00000000">
              <w:rPr>
                <w:rtl w:val="0"/>
              </w:rPr>
              <w:t xml:space="preserve">Test</w:t>
            </w:r>
          </w:p>
        </w:tc>
        <w:tc>
          <w:tcPr>
            <w:vAlign w:val="center"/>
          </w:tcPr>
          <w:p w:rsidR="00000000" w:rsidDel="00000000" w:rsidP="00000000" w:rsidRDefault="00000000" w:rsidRPr="00000000" w14:paraId="00000096">
            <w:pPr>
              <w:rPr/>
            </w:pPr>
            <w:r w:rsidDel="00000000" w:rsidR="00000000" w:rsidRPr="00000000">
              <w:rPr>
                <w:rtl w:val="0"/>
              </w:rPr>
              <w:t xml:space="preserve">Train</w:t>
            </w:r>
          </w:p>
        </w:tc>
        <w:tc>
          <w:tcPr>
            <w:vAlign w:val="center"/>
          </w:tcPr>
          <w:p w:rsidR="00000000" w:rsidDel="00000000" w:rsidP="00000000" w:rsidRDefault="00000000" w:rsidRPr="00000000" w14:paraId="00000097">
            <w:pPr>
              <w:rPr/>
            </w:pPr>
            <w:r w:rsidDel="00000000" w:rsidR="00000000" w:rsidRPr="00000000">
              <w:rPr>
                <w:rtl w:val="0"/>
              </w:rPr>
              <w:t xml:space="preserve">Train</w:t>
            </w:r>
          </w:p>
        </w:tc>
      </w:tr>
      <w:tr>
        <w:trPr>
          <w:cantSplit w:val="0"/>
          <w:tblHeader w:val="0"/>
        </w:trPr>
        <w:tc>
          <w:tcPr>
            <w:vAlign w:val="center"/>
          </w:tcPr>
          <w:p w:rsidR="00000000" w:rsidDel="00000000" w:rsidP="00000000" w:rsidRDefault="00000000" w:rsidRPr="00000000" w14:paraId="00000098">
            <w:pPr>
              <w:rPr/>
            </w:pPr>
            <w:r w:rsidDel="00000000" w:rsidR="00000000" w:rsidRPr="00000000">
              <w:rPr>
                <w:rtl w:val="0"/>
              </w:rPr>
              <w:t xml:space="preserve">Estimation 4</w:t>
            </w:r>
          </w:p>
        </w:tc>
        <w:tc>
          <w:tcPr>
            <w:vAlign w:val="center"/>
          </w:tcPr>
          <w:p w:rsidR="00000000" w:rsidDel="00000000" w:rsidP="00000000" w:rsidRDefault="00000000" w:rsidRPr="00000000" w14:paraId="00000099">
            <w:pPr>
              <w:rPr/>
            </w:pPr>
            <w:r w:rsidDel="00000000" w:rsidR="00000000" w:rsidRPr="00000000">
              <w:rPr>
                <w:rtl w:val="0"/>
              </w:rPr>
              <w:t xml:space="preserve">Train</w:t>
            </w:r>
          </w:p>
        </w:tc>
        <w:tc>
          <w:tcPr>
            <w:vAlign w:val="center"/>
          </w:tcPr>
          <w:p w:rsidR="00000000" w:rsidDel="00000000" w:rsidP="00000000" w:rsidRDefault="00000000" w:rsidRPr="00000000" w14:paraId="0000009A">
            <w:pPr>
              <w:rPr/>
            </w:pPr>
            <w:r w:rsidDel="00000000" w:rsidR="00000000" w:rsidRPr="00000000">
              <w:rPr>
                <w:rtl w:val="0"/>
              </w:rPr>
              <w:t xml:space="preserve">Train</w:t>
            </w:r>
          </w:p>
        </w:tc>
        <w:tc>
          <w:tcPr>
            <w:vAlign w:val="center"/>
          </w:tcPr>
          <w:p w:rsidR="00000000" w:rsidDel="00000000" w:rsidP="00000000" w:rsidRDefault="00000000" w:rsidRPr="00000000" w14:paraId="0000009B">
            <w:pPr>
              <w:rPr/>
            </w:pPr>
            <w:r w:rsidDel="00000000" w:rsidR="00000000" w:rsidRPr="00000000">
              <w:rPr>
                <w:rtl w:val="0"/>
              </w:rPr>
              <w:t xml:space="preserve">Train</w:t>
            </w:r>
          </w:p>
        </w:tc>
        <w:tc>
          <w:tcPr>
            <w:vAlign w:val="center"/>
          </w:tcPr>
          <w:p w:rsidR="00000000" w:rsidDel="00000000" w:rsidP="00000000" w:rsidRDefault="00000000" w:rsidRPr="00000000" w14:paraId="0000009C">
            <w:pPr>
              <w:rPr/>
            </w:pPr>
            <w:r w:rsidDel="00000000" w:rsidR="00000000" w:rsidRPr="00000000">
              <w:rPr>
                <w:rtl w:val="0"/>
              </w:rPr>
              <w:t xml:space="preserve">Test</w:t>
            </w:r>
          </w:p>
        </w:tc>
        <w:tc>
          <w:tcPr>
            <w:vAlign w:val="center"/>
          </w:tcPr>
          <w:p w:rsidR="00000000" w:rsidDel="00000000" w:rsidP="00000000" w:rsidRDefault="00000000" w:rsidRPr="00000000" w14:paraId="0000009D">
            <w:pPr>
              <w:rPr/>
            </w:pPr>
            <w:r w:rsidDel="00000000" w:rsidR="00000000" w:rsidRPr="00000000">
              <w:rPr>
                <w:rtl w:val="0"/>
              </w:rPr>
              <w:t xml:space="preserve">Train</w:t>
            </w:r>
          </w:p>
        </w:tc>
      </w:tr>
      <w:tr>
        <w:trPr>
          <w:cantSplit w:val="0"/>
          <w:tblHeader w:val="0"/>
        </w:trPr>
        <w:tc>
          <w:tcPr>
            <w:vAlign w:val="center"/>
          </w:tcPr>
          <w:p w:rsidR="00000000" w:rsidDel="00000000" w:rsidP="00000000" w:rsidRDefault="00000000" w:rsidRPr="00000000" w14:paraId="0000009E">
            <w:pPr>
              <w:rPr/>
            </w:pPr>
            <w:r w:rsidDel="00000000" w:rsidR="00000000" w:rsidRPr="00000000">
              <w:rPr>
                <w:rtl w:val="0"/>
              </w:rPr>
              <w:t xml:space="preserve">Estimation 5</w:t>
            </w:r>
          </w:p>
        </w:tc>
        <w:tc>
          <w:tcPr>
            <w:vAlign w:val="center"/>
          </w:tcPr>
          <w:p w:rsidR="00000000" w:rsidDel="00000000" w:rsidP="00000000" w:rsidRDefault="00000000" w:rsidRPr="00000000" w14:paraId="0000009F">
            <w:pPr>
              <w:rPr/>
            </w:pPr>
            <w:r w:rsidDel="00000000" w:rsidR="00000000" w:rsidRPr="00000000">
              <w:rPr>
                <w:rtl w:val="0"/>
              </w:rPr>
              <w:t xml:space="preserve">Train</w:t>
            </w:r>
          </w:p>
        </w:tc>
        <w:tc>
          <w:tcPr>
            <w:vAlign w:val="center"/>
          </w:tcPr>
          <w:p w:rsidR="00000000" w:rsidDel="00000000" w:rsidP="00000000" w:rsidRDefault="00000000" w:rsidRPr="00000000" w14:paraId="000000A0">
            <w:pPr>
              <w:rPr/>
            </w:pPr>
            <w:r w:rsidDel="00000000" w:rsidR="00000000" w:rsidRPr="00000000">
              <w:rPr>
                <w:rtl w:val="0"/>
              </w:rPr>
              <w:t xml:space="preserve">Train</w:t>
            </w:r>
          </w:p>
        </w:tc>
        <w:tc>
          <w:tcPr>
            <w:vAlign w:val="center"/>
          </w:tcPr>
          <w:p w:rsidR="00000000" w:rsidDel="00000000" w:rsidP="00000000" w:rsidRDefault="00000000" w:rsidRPr="00000000" w14:paraId="000000A1">
            <w:pPr>
              <w:rPr/>
            </w:pPr>
            <w:r w:rsidDel="00000000" w:rsidR="00000000" w:rsidRPr="00000000">
              <w:rPr>
                <w:rtl w:val="0"/>
              </w:rPr>
              <w:t xml:space="preserve">Train</w:t>
            </w:r>
          </w:p>
        </w:tc>
        <w:tc>
          <w:tcPr>
            <w:vAlign w:val="center"/>
          </w:tcPr>
          <w:p w:rsidR="00000000" w:rsidDel="00000000" w:rsidP="00000000" w:rsidRDefault="00000000" w:rsidRPr="00000000" w14:paraId="000000A2">
            <w:pPr>
              <w:rPr/>
            </w:pPr>
            <w:r w:rsidDel="00000000" w:rsidR="00000000" w:rsidRPr="00000000">
              <w:rPr>
                <w:rtl w:val="0"/>
              </w:rPr>
              <w:t xml:space="preserve">Train</w:t>
            </w:r>
          </w:p>
        </w:tc>
        <w:tc>
          <w:tcPr>
            <w:vAlign w:val="center"/>
          </w:tcPr>
          <w:p w:rsidR="00000000" w:rsidDel="00000000" w:rsidP="00000000" w:rsidRDefault="00000000" w:rsidRPr="00000000" w14:paraId="000000A3">
            <w:pPr>
              <w:rPr/>
            </w:pPr>
            <w:r w:rsidDel="00000000" w:rsidR="00000000" w:rsidRPr="00000000">
              <w:rPr>
                <w:rtl w:val="0"/>
              </w:rPr>
              <w:t xml:space="preserve">Test</w:t>
            </w:r>
          </w:p>
        </w:tc>
      </w:tr>
    </w:tbl>
    <w:p w:rsidR="00000000" w:rsidDel="00000000" w:rsidP="00000000" w:rsidRDefault="00000000" w:rsidRPr="00000000" w14:paraId="000000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Another form of cross-validation you should know is </w:t>
      </w:r>
      <w:r w:rsidDel="00000000" w:rsidR="00000000" w:rsidRPr="00000000">
        <w:rPr>
          <w:b w:val="1"/>
          <w:rtl w:val="0"/>
        </w:rPr>
        <w:t xml:space="preserve">leave-one-out cross-validation (LOOCV)</w:t>
      </w:r>
      <w:r w:rsidDel="00000000" w:rsidR="00000000" w:rsidRPr="00000000">
        <w:rPr>
          <w:rtl w:val="0"/>
        </w:rPr>
        <w:t xml:space="preserve">.</w:t>
      </w:r>
    </w:p>
    <w:p w:rsidR="00000000" w:rsidDel="00000000" w:rsidP="00000000" w:rsidRDefault="00000000" w:rsidRPr="00000000" w14:paraId="000000A6">
      <w:pPr>
        <w:numPr>
          <w:ilvl w:val="0"/>
          <w:numId w:val="35"/>
        </w:numPr>
        <w:ind w:left="720" w:hanging="360"/>
        <w:rPr/>
      </w:pPr>
      <w:r w:rsidDel="00000000" w:rsidR="00000000" w:rsidRPr="00000000">
        <w:rPr>
          <w:rtl w:val="0"/>
        </w:rPr>
        <w:t xml:space="preserve">LOOCV is a special case of k-fold cross-validation where k equals the size of the dataset (n).</w:t>
      </w:r>
    </w:p>
    <w:p w:rsidR="00000000" w:rsidDel="00000000" w:rsidP="00000000" w:rsidRDefault="00000000" w:rsidRPr="00000000" w14:paraId="000000A7">
      <w:pPr>
        <w:numPr>
          <w:ilvl w:val="0"/>
          <w:numId w:val="35"/>
        </w:numPr>
        <w:ind w:left="720" w:hanging="360"/>
        <w:rPr/>
      </w:pPr>
      <w:r w:rsidDel="00000000" w:rsidR="00000000" w:rsidRPr="00000000">
        <w:rPr>
          <w:rtl w:val="0"/>
        </w:rPr>
        <w:t xml:space="preserve">The model tests on every single data point during validation.</w:t>
      </w:r>
    </w:p>
    <w:p w:rsidR="00000000" w:rsidDel="00000000" w:rsidP="00000000" w:rsidRDefault="00000000" w:rsidRPr="00000000" w14:paraId="000000A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larger datasets, cross-validation can become computationally expensive because every fold is used for evaluation. In this case, it can be better to use a train-validation split, where the data is divided into three parts: a training set, a dedicated validation set (also known as a “dev” set), and a test set. The validation set usually ranges from 10% to 20% of the entire dataset.</w:t>
      </w:r>
    </w:p>
    <w:p w:rsidR="00000000" w:rsidDel="00000000" w:rsidP="00000000" w:rsidRDefault="00000000" w:rsidRPr="00000000" w14:paraId="000000A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interview question that comes up from time to time is how to apply cross-validation for time-series data. Standard k-fold cross-validation can’t be applied since the time-series data is not randomly distributed but instead is already in chronological order. Therefore, you should not use data “in the future” for predicting data “from the past.” Instead, you should use historical data up until a given point in time and vary that point in time from the beginning to the end.</w:t>
      </w:r>
    </w:p>
    <w:p w:rsidR="00000000" w:rsidDel="00000000" w:rsidP="00000000" w:rsidRDefault="00000000" w:rsidRPr="00000000" w14:paraId="000000AA">
      <w:pPr>
        <w:spacing w:after="0" w:line="240" w:lineRule="auto"/>
        <w:ind w:left="36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Bootstrapping and Bagging</w:t>
      </w:r>
    </w:p>
    <w:p w:rsidR="00000000" w:rsidDel="00000000" w:rsidP="00000000" w:rsidRDefault="00000000" w:rsidRPr="00000000" w14:paraId="000000AC">
      <w:pPr>
        <w:spacing w:after="280" w:before="28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of bootstrapping is simply drawing observations from a large data sample repeatedly (sampling with replacement) and estimating some quantity of a population by averaging estimates from multiple smaller samples. Besides being useful in cases where the dataset is small, bootstrapping is also useful for helping deal with class imbalance. For the classes that are rare, we can generate new samples via bootstrapping.</w:t>
      </w:r>
    </w:p>
    <w:p w:rsidR="00000000" w:rsidDel="00000000" w:rsidP="00000000" w:rsidRDefault="00000000" w:rsidRPr="00000000" w14:paraId="000000AD">
      <w:pPr>
        <w:spacing w:after="280" w:before="28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common application of bootstrapping is in ensemble learning, which involves averaging estimates from many smaller models into a main model. Each individual model is created using a particular sample from the process. This method of bootstrap aggregation is also known as bagging. Ensemble methods like random forests, AdaBoost, and XGBoost are industry favorites, and interviewers tend to ask questions about bootstrapping and ensemble learning. For example, one of the most common interview questions is: “What is the difference between XGBoost and a random forest?”</w:t>
      </w:r>
    </w:p>
    <w:p w:rsidR="00000000" w:rsidDel="00000000" w:rsidP="00000000" w:rsidRDefault="00000000" w:rsidRPr="00000000" w14:paraId="000000AE">
      <w:pPr>
        <w:spacing w:after="0" w:line="240" w:lineRule="auto"/>
        <w:ind w:left="36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spacing w:after="280" w:before="280" w:line="240" w:lineRule="auto"/>
        <w:ind w:left="36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Hyperparameter Tuning</w:t>
      </w:r>
    </w:p>
    <w:p w:rsidR="00000000" w:rsidDel="00000000" w:rsidP="00000000" w:rsidRDefault="00000000" w:rsidRPr="00000000" w14:paraId="000000B0">
      <w:pPr>
        <w:spacing w:after="280" w:before="28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Hyperparameters are important because they impact a model’s training time, compute resources needed (and hence cost), and ultimately performance. One popular method for tuning hyperparameters is grid search, which involves forming a grid that is the Cartesian product of those parameters and then sequentially trying all such combinations to see which yields the best results. While comprehensive, this method can take a long time to run since the cost increases exponentially with the number of hyperparameters. Another popular hyperparameter tuning method is random search, where a distribution is defined for each parameter, and values are randomly sampled from the joint distribution of all parameters. This solves the problem of exploring an exponentially increasing search space but is not necessarily guaranteed to achieve an optimal result. While not generally asked about in data science interviews for research scientist or machine learning engineering roles, hyperparameter tuning techniques such as grid search, random search, and Bayesian hyperparameter optimization might be brought up. This discussion mostly happens in the context of neural networks, random forests, or XGBoost. For interviews, you should be able to list a couple of hyperparameters for your favorite modeling technique and explain their impact on generalization.</w:t>
      </w:r>
    </w:p>
    <w:p w:rsidR="00000000" w:rsidDel="00000000" w:rsidP="00000000" w:rsidRDefault="00000000" w:rsidRPr="00000000" w14:paraId="000000B1">
      <w:pPr>
        <w:spacing w:after="0" w:line="240" w:lineRule="auto"/>
        <w:ind w:left="36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spacing w:after="280" w:before="280" w:line="240" w:lineRule="auto"/>
        <w:ind w:left="36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Training Times and Learning Curves</w:t>
      </w:r>
    </w:p>
    <w:p w:rsidR="00000000" w:rsidDel="00000000" w:rsidP="00000000" w:rsidRDefault="00000000" w:rsidRPr="00000000" w14:paraId="000000B3">
      <w:pPr>
        <w:spacing w:after="280" w:before="28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time is another factor to consider when it comes to model selection, especially for exceedingly large datasets. As explained later in the coding chapter, it’s possible to use big-O notation to clarify theoretical bounds on training time for each algorithm. These training time estimates are based on the number of data points and the dimensionality of the data.</w:t>
      </w:r>
    </w:p>
    <w:p w:rsidR="00000000" w:rsidDel="00000000" w:rsidP="00000000" w:rsidRDefault="00000000" w:rsidRPr="00000000" w14:paraId="000000B4">
      <w:pPr>
        <w:rPr/>
      </w:pPr>
      <w:r w:rsidDel="00000000" w:rsidR="00000000" w:rsidRPr="00000000">
        <w:rPr>
          <w:rtl w:val="0"/>
        </w:rPr>
        <w:t xml:space="preserve">For real-life training ML models, you should also factor in training time considerations and resource constraints during model selection. While you can always train more complex models and achieve marginally higher model performance metrics, the tradeoff versus increased resource usage and training time might make such a decision suboptimal.</w:t>
      </w:r>
    </w:p>
    <w:p w:rsidR="00000000" w:rsidDel="00000000" w:rsidP="00000000" w:rsidRDefault="00000000" w:rsidRPr="00000000" w14:paraId="000000B5">
      <w:pPr>
        <w:rPr/>
      </w:pPr>
      <w:r w:rsidDel="00000000" w:rsidR="00000000" w:rsidRPr="00000000">
        <w:rPr>
          <w:rtl w:val="0"/>
        </w:rPr>
        <w:t xml:space="preserve">Learning curves are plots of model learning performance over time. The y-axis is some metric of learning (for example, classification accuracy), and the x-axis is experience (time).</w:t>
      </w:r>
    </w:p>
    <w:p w:rsidR="00000000" w:rsidDel="00000000" w:rsidP="00000000" w:rsidRDefault="00000000" w:rsidRPr="00000000" w14:paraId="000000B6">
      <w:pPr>
        <w:rPr/>
      </w:pPr>
      <w:r w:rsidDel="00000000" w:rsidR="00000000" w:rsidRPr="00000000">
        <w:rPr/>
        <w:drawing>
          <wp:inline distB="0" distT="0" distL="0" distR="0">
            <wp:extent cx="5731510" cy="3891915"/>
            <wp:effectExtent b="0" l="0" r="0" t="0"/>
            <wp:docPr id="199048669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510" cy="3891915"/>
                    </a:xfrm>
                    <a:prstGeom prst="rect"/>
                    <a:ln/>
                  </pic:spPr>
                </pic:pic>
              </a:graphicData>
            </a:graphic>
          </wp:inline>
        </w:drawing>
      </w:r>
      <w:r w:rsidDel="00000000" w:rsidR="00000000" w:rsidRPr="00000000">
        <w:rPr>
          <w:rtl w:val="0"/>
        </w:rPr>
        <w:t xml:space="preserve">The figure shows the loss values for both training and validation datasets over multiple iterations of a machine learning model's training process. Initially, both losses decrease as the model learns, but after a point, the validation loss stops improving and fluctuates while the training loss continues to decline. This behavior indicates that the model may be overfitting, as it performs better on the training data but does not generalize as well to the validation data.</w:t>
      </w:r>
    </w:p>
    <w:p w:rsidR="00000000" w:rsidDel="00000000" w:rsidP="00000000" w:rsidRDefault="00000000" w:rsidRPr="00000000" w14:paraId="000000B7">
      <w:pPr>
        <w:rPr/>
      </w:pPr>
      <w:r w:rsidDel="00000000" w:rsidR="00000000" w:rsidRPr="00000000">
        <w:rPr>
          <w:i w:val="1"/>
          <w:rtl w:val="0"/>
        </w:rPr>
        <w:t xml:space="preserve">A popular data science interview question involving learning curves is “How would you identify if your model was overfitting?”</w:t>
      </w:r>
      <w:r w:rsidDel="00000000" w:rsidR="00000000" w:rsidRPr="00000000">
        <w:rPr>
          <w:rtl w:val="0"/>
        </w:rPr>
        <w:t xml:space="preserve"> By analyzing the learning curves, you should be able to spot whether a model is underfitting or overfitting. For example, above, you can see that as the number of iterations is increasing, the training error is getting better. However, the validation error is not improving—in fact, it is increasing at the end—a clear sign that the model is overfitting and training can be stopped. Additionally, learning curves should help you discover whether a dataset is representative or not. If the data was not representative, the plot would show a large gap between the training curve and validation curve, which doesn’t get smaller even as training time increases.</w:t>
      </w:r>
    </w:p>
    <w:p w:rsidR="00000000" w:rsidDel="00000000" w:rsidP="00000000" w:rsidRDefault="00000000" w:rsidRPr="00000000" w14:paraId="000000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Linear Regression</w:t>
      </w:r>
    </w:p>
    <w:p w:rsidR="00000000" w:rsidDel="00000000" w:rsidP="00000000" w:rsidRDefault="00000000" w:rsidRPr="00000000" w14:paraId="000000BA">
      <w:pPr>
        <w:rPr/>
      </w:pPr>
      <w:r w:rsidDel="00000000" w:rsidR="00000000" w:rsidRPr="00000000">
        <w:rPr>
          <w:rtl w:val="0"/>
        </w:rPr>
        <w:t xml:space="preserve">Linear regression is a form of supervised learning, where a model is trained on labeled input data. Linear regression is one of the most popular methods employed in machine learning and has many real-life applications due to its quick runtime and interpretability. That’s why there’s the joke about regression to regression: where you try to solve a problem with more advanced methods but keep falling back to tried and true linear regression.</w:t>
      </w:r>
    </w:p>
    <w:p w:rsidR="00000000" w:rsidDel="00000000" w:rsidP="00000000" w:rsidRDefault="00000000" w:rsidRPr="00000000" w14:paraId="000000BB">
      <w:pPr>
        <w:rPr/>
      </w:pPr>
      <w:r w:rsidDel="00000000" w:rsidR="00000000" w:rsidRPr="00000000">
        <w:rPr>
          <w:rtl w:val="0"/>
        </w:rPr>
        <w:t xml:space="preserve">As such, linear regression questions are asked in all types of data science and machine learning interviews. Essentially, interviewers are trying to make sure your knowledge goes beyond just calling linear_regression from sci-kit learn and then blindly calling linear_regression.fit(X, Y) . That’s why deep knowledge of linear regression—understanding its assumptions, addressing edge cases, and knowing its real-world scenarios,and knowning the different evaluation metrics —will set you apart from others candidates.</w:t>
      </w:r>
    </w:p>
    <w:p w:rsidR="00000000" w:rsidDel="00000000" w:rsidP="00000000" w:rsidRDefault="00000000" w:rsidRPr="00000000" w14:paraId="000000BC">
      <w:pPr>
        <w:rPr/>
      </w:pPr>
      <w:r w:rsidDel="00000000" w:rsidR="00000000" w:rsidRPr="00000000">
        <w:rPr>
          <w:rtl w:val="0"/>
        </w:rPr>
        <w:t xml:space="preserve">In real-life scenarios, knowing the different evaluation metrics will set you apart from other candidates.</w:t>
      </w:r>
    </w:p>
    <w:p w:rsidR="00000000" w:rsidDel="00000000" w:rsidP="00000000" w:rsidRDefault="00000000" w:rsidRPr="00000000" w14:paraId="000000BD">
      <w:pPr>
        <w:rPr/>
      </w:pPr>
      <w:r w:rsidDel="00000000" w:rsidR="00000000" w:rsidRPr="00000000">
        <w:rPr>
          <w:rtl w:val="0"/>
        </w:rPr>
        <w:t xml:space="preserve">In linear regression, the goal is to estimate a function f(x), such that each feature has a linear relationship to the target variable y, or:</w:t>
      </w:r>
    </w:p>
    <w:p w:rsidR="00000000" w:rsidDel="00000000" w:rsidP="00000000" w:rsidRDefault="00000000" w:rsidRPr="00000000" w14:paraId="000000BE">
      <w:pPr>
        <w:rPr/>
      </w:pPr>
      <w:r w:rsidDel="00000000" w:rsidR="00000000" w:rsidRPr="00000000">
        <w:rPr>
          <w:rtl w:val="0"/>
        </w:rPr>
        <w:t xml:space="preserve">y=Xβ</w:t>
      </w:r>
    </w:p>
    <w:p w:rsidR="00000000" w:rsidDel="00000000" w:rsidP="00000000" w:rsidRDefault="00000000" w:rsidRPr="00000000" w14:paraId="000000BF">
      <w:pPr>
        <w:rPr/>
      </w:pPr>
      <w:r w:rsidDel="00000000" w:rsidR="00000000" w:rsidRPr="00000000">
        <w:rPr>
          <w:rtl w:val="0"/>
        </w:rPr>
        <w:t xml:space="preserve">where X is a matrix of predictor variables, and β is a vector of parameters that determines the weight of each variable in predicting the target variable. So, how do you compare the performance of two linear regression models?</w:t>
      </w:r>
    </w:p>
    <w:p w:rsidR="00000000" w:rsidDel="00000000" w:rsidP="00000000" w:rsidRDefault="00000000" w:rsidRPr="00000000" w14:paraId="000000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Evaluating Linear Regression</w:t>
      </w:r>
    </w:p>
    <w:p w:rsidR="00000000" w:rsidDel="00000000" w:rsidP="00000000" w:rsidRDefault="00000000" w:rsidRPr="00000000" w14:paraId="000000C2">
      <w:pPr>
        <w:rPr/>
      </w:pPr>
      <w:r w:rsidDel="00000000" w:rsidR="00000000" w:rsidRPr="00000000">
        <w:rPr>
          <w:rtl w:val="0"/>
        </w:rPr>
        <w:t xml:space="preserve">The evaluation of a regression model is built on the concept of a residual: the distance between what the model predicted versus the actual value. Linear regression estimates β\betaβ by minimizing the residual sum of squares (RSS), which is given by the following:</w:t>
      </w:r>
    </w:p>
    <w:p w:rsidR="00000000" w:rsidDel="00000000" w:rsidP="00000000" w:rsidRDefault="00000000" w:rsidRPr="00000000" w14:paraId="000000C3">
      <w:pPr>
        <w:rPr/>
      </w:pPr>
      <w:r w:rsidDel="00000000" w:rsidR="00000000" w:rsidRPr="00000000">
        <w:rPr>
          <w:rtl w:val="0"/>
        </w:rPr>
        <w:t xml:space="preserve">RSS(β)=(y−Xβ)T(y−Xβ)Two other sum of squares concepts to know besides the RSS are the total sum of squares (TSS) and the explained sum of squares (ESS). The total sum of squares is the combined variation in the data (TSS=ESS+RSSTSS = ESS + RSSTSS=ESS+RSS). The explained sum of squares is the difference between TSS and RSS.</w:t>
      </w:r>
    </w:p>
    <w:p w:rsidR="00000000" w:rsidDel="00000000" w:rsidP="00000000" w:rsidRDefault="00000000" w:rsidRPr="00000000" w14:paraId="000000C4">
      <w:pPr>
        <w:rPr/>
      </w:pPr>
      <w:r w:rsidDel="00000000" w:rsidR="00000000" w:rsidRPr="00000000">
        <w:rPr>
          <w:rtl w:val="0"/>
        </w:rPr>
        <w:t xml:space="preserve">A popular metric for assessing goodness-of-fit is R2R^2R2, which is given by:</w:t>
      </w:r>
    </w:p>
    <w:p w:rsidR="00000000" w:rsidDel="00000000" w:rsidP="00000000" w:rsidRDefault="00000000" w:rsidRPr="00000000" w14:paraId="000000C5">
      <w:pPr>
        <w:rPr/>
      </w:pPr>
      <w:r w:rsidDel="00000000" w:rsidR="00000000" w:rsidRPr="00000000">
        <w:rPr>
          <w:rtl w:val="0"/>
        </w:rPr>
        <w:t xml:space="preserve">R2=1−RSSTSSR^2 = 1 - \frac{RSS}{TSS}R2=1−TSSRSS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It ranges between zero and one and represents the proportion of variability in the data explained by the model.</w:t>
      </w:r>
    </w:p>
    <w:p w:rsidR="00000000" w:rsidDel="00000000" w:rsidP="00000000" w:rsidRDefault="00000000" w:rsidRPr="00000000" w14:paraId="000000C7">
      <w:pPr>
        <w:rPr/>
      </w:pPr>
      <w:r w:rsidDel="00000000" w:rsidR="00000000" w:rsidRPr="00000000">
        <w:rPr>
          <w:rtl w:val="0"/>
        </w:rPr>
        <w:t xml:space="preserve">Other prominent error metrics to measure the goodness-of-fit of linear regression are MSE (mean squared error) and MAE (mean absolute error). MSE measures the variance of the residuals, whereas MAE measures the average of the residuals. Hence, MSE penalizes larger errors more than MAE, making it more sensitive to outliers.</w:t>
      </w:r>
    </w:p>
    <w:p w:rsidR="00000000" w:rsidDel="00000000" w:rsidP="00000000" w:rsidRDefault="00000000" w:rsidRPr="00000000" w14:paraId="000000C8">
      <w:pPr>
        <w:rPr/>
      </w:pPr>
      <w:r w:rsidDel="00000000" w:rsidR="00000000" w:rsidRPr="00000000">
        <w:rPr/>
        <w:drawing>
          <wp:inline distB="0" distT="0" distL="0" distR="0">
            <wp:extent cx="5731510" cy="3451860"/>
            <wp:effectExtent b="0" l="0" r="0" t="0"/>
            <wp:docPr id="199048670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510"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The figure illustrates the relationship between actual and predicted values in a regression analysis. It includes three key components:</w:t>
      </w:r>
    </w:p>
    <w:p w:rsidR="00000000" w:rsidDel="00000000" w:rsidP="00000000" w:rsidRDefault="00000000" w:rsidRPr="00000000" w14:paraId="000000CA">
      <w:pPr>
        <w:numPr>
          <w:ilvl w:val="0"/>
          <w:numId w:val="138"/>
        </w:numPr>
        <w:ind w:left="720" w:hanging="360"/>
        <w:rPr>
          <w:b w:val="1"/>
        </w:rPr>
      </w:pPr>
      <w:r w:rsidDel="00000000" w:rsidR="00000000" w:rsidRPr="00000000">
        <w:rPr>
          <w:b w:val="1"/>
          <w:rtl w:val="0"/>
        </w:rPr>
        <w:t xml:space="preserve">Regression Line: The line represents the predicted values based on the regression model. It minimizes the error between actual and predicted values.</w:t>
      </w:r>
    </w:p>
    <w:p w:rsidR="00000000" w:rsidDel="00000000" w:rsidP="00000000" w:rsidRDefault="00000000" w:rsidRPr="00000000" w14:paraId="000000CB">
      <w:pPr>
        <w:numPr>
          <w:ilvl w:val="0"/>
          <w:numId w:val="138"/>
        </w:numPr>
        <w:ind w:left="720" w:hanging="360"/>
        <w:rPr>
          <w:b w:val="1"/>
        </w:rPr>
      </w:pPr>
      <w:r w:rsidDel="00000000" w:rsidR="00000000" w:rsidRPr="00000000">
        <w:rPr>
          <w:b w:val="1"/>
          <w:rtl w:val="0"/>
        </w:rPr>
        <w:t xml:space="preserve">Mean Line: This line represents the average of all observed values, serving as a baseline for comparison.</w:t>
      </w:r>
    </w:p>
    <w:p w:rsidR="00000000" w:rsidDel="00000000" w:rsidP="00000000" w:rsidRDefault="00000000" w:rsidRPr="00000000" w14:paraId="000000CC">
      <w:pPr>
        <w:numPr>
          <w:ilvl w:val="0"/>
          <w:numId w:val="138"/>
        </w:numPr>
        <w:ind w:left="720" w:hanging="360"/>
        <w:rPr>
          <w:b w:val="1"/>
        </w:rPr>
      </w:pPr>
      <w:r w:rsidDel="00000000" w:rsidR="00000000" w:rsidRPr="00000000">
        <w:rPr>
          <w:b w:val="1"/>
          <w:rtl w:val="0"/>
        </w:rPr>
        <w:t xml:space="preserve">Residuals and Variance:</w:t>
      </w:r>
    </w:p>
    <w:p w:rsidR="00000000" w:rsidDel="00000000" w:rsidP="00000000" w:rsidRDefault="00000000" w:rsidRPr="00000000" w14:paraId="000000CD">
      <w:pPr>
        <w:numPr>
          <w:ilvl w:val="1"/>
          <w:numId w:val="138"/>
        </w:numPr>
        <w:ind w:left="1440" w:hanging="360"/>
        <w:rPr>
          <w:b w:val="1"/>
        </w:rPr>
      </w:pPr>
      <w:r w:rsidDel="00000000" w:rsidR="00000000" w:rsidRPr="00000000">
        <w:rPr>
          <w:b w:val="1"/>
          <w:rtl w:val="0"/>
        </w:rPr>
        <w:t xml:space="preserve">ESS (Explained Sum of Squares): The variance explained by the regression line, indicating how well the model fits the data.</w:t>
      </w:r>
    </w:p>
    <w:p w:rsidR="00000000" w:rsidDel="00000000" w:rsidP="00000000" w:rsidRDefault="00000000" w:rsidRPr="00000000" w14:paraId="000000CE">
      <w:pPr>
        <w:numPr>
          <w:ilvl w:val="1"/>
          <w:numId w:val="138"/>
        </w:numPr>
        <w:ind w:left="1440" w:hanging="360"/>
        <w:rPr>
          <w:b w:val="1"/>
        </w:rPr>
      </w:pPr>
      <w:r w:rsidDel="00000000" w:rsidR="00000000" w:rsidRPr="00000000">
        <w:rPr>
          <w:b w:val="1"/>
          <w:rtl w:val="0"/>
        </w:rPr>
        <w:t xml:space="preserve">RSS (Residual Sum of Squares): The variance not explained by the regression model, representing the error or unexplained random variance.</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graph shows the "Actual vs Predicted Values" from a dummy dataset:</w:t>
      </w:r>
    </w:p>
    <w:p w:rsidR="00000000" w:rsidDel="00000000" w:rsidP="00000000" w:rsidRDefault="00000000" w:rsidRPr="00000000" w14:paraId="000000D1">
      <w:pPr>
        <w:numPr>
          <w:ilvl w:val="0"/>
          <w:numId w:val="56"/>
        </w:numPr>
        <w:ind w:left="720" w:hanging="360"/>
        <w:rPr/>
      </w:pPr>
      <w:r w:rsidDel="00000000" w:rsidR="00000000" w:rsidRPr="00000000">
        <w:rPr>
          <w:b w:val="1"/>
          <w:rtl w:val="0"/>
        </w:rPr>
        <w:t xml:space="preserve">RSS:</w:t>
      </w:r>
      <w:r w:rsidDel="00000000" w:rsidR="00000000" w:rsidRPr="00000000">
        <w:rPr>
          <w:rtl w:val="0"/>
        </w:rPr>
        <w:t xml:space="preserve"> Represents unexplained random variance.</w:t>
      </w:r>
    </w:p>
    <w:p w:rsidR="00000000" w:rsidDel="00000000" w:rsidP="00000000" w:rsidRDefault="00000000" w:rsidRPr="00000000" w14:paraId="000000D2">
      <w:pPr>
        <w:numPr>
          <w:ilvl w:val="0"/>
          <w:numId w:val="56"/>
        </w:numPr>
        <w:ind w:left="720" w:hanging="360"/>
        <w:rPr/>
      </w:pPr>
      <w:r w:rsidDel="00000000" w:rsidR="00000000" w:rsidRPr="00000000">
        <w:rPr>
          <w:b w:val="1"/>
          <w:rtl w:val="0"/>
        </w:rPr>
        <w:t xml:space="preserve">ESS:</w:t>
      </w:r>
      <w:r w:rsidDel="00000000" w:rsidR="00000000" w:rsidRPr="00000000">
        <w:rPr>
          <w:rtl w:val="0"/>
        </w:rPr>
        <w:t xml:space="preserve"> Represents explained variance.</w:t>
      </w:r>
    </w:p>
    <w:p w:rsidR="00000000" w:rsidDel="00000000" w:rsidP="00000000" w:rsidRDefault="00000000" w:rsidRPr="00000000" w14:paraId="000000D3">
      <w:pPr>
        <w:numPr>
          <w:ilvl w:val="0"/>
          <w:numId w:val="56"/>
        </w:numPr>
        <w:ind w:left="720" w:hanging="360"/>
        <w:rPr/>
      </w:pPr>
      <w:r w:rsidDel="00000000" w:rsidR="00000000" w:rsidRPr="00000000">
        <w:rPr>
          <w:rtl w:val="0"/>
        </w:rPr>
        <w:t xml:space="preserve">The regression line highlights the predicted relationship between variables.</w:t>
      </w:r>
    </w:p>
    <w:p w:rsidR="00000000" w:rsidDel="00000000" w:rsidP="00000000" w:rsidRDefault="00000000" w:rsidRPr="00000000" w14:paraId="000000D4">
      <w:pPr>
        <w:rPr/>
      </w:pPr>
      <w:r w:rsidDel="00000000" w:rsidR="00000000" w:rsidRPr="00000000">
        <w:rPr>
          <w:rtl w:val="0"/>
        </w:rPr>
        <w:t xml:space="preserve">This visualization helps in understanding the variance and errors within a linear regression model.</w:t>
      </w:r>
    </w:p>
    <w:p w:rsidR="00000000" w:rsidDel="00000000" w:rsidP="00000000" w:rsidRDefault="00000000" w:rsidRPr="00000000" w14:paraId="000000D5">
      <w:pPr>
        <w:rPr>
          <w:b w:val="1"/>
        </w:rPr>
      </w:pPr>
      <w:r w:rsidDel="00000000" w:rsidR="00000000" w:rsidRPr="00000000">
        <w:rPr>
          <w:b w:val="1"/>
          <w:rtl w:val="0"/>
        </w:rPr>
        <w:t xml:space="preserve">Subset Selection</w:t>
      </w:r>
    </w:p>
    <w:p w:rsidR="00000000" w:rsidDel="00000000" w:rsidP="00000000" w:rsidRDefault="00000000" w:rsidRPr="00000000" w14:paraId="000000D6">
      <w:pPr>
        <w:rPr/>
      </w:pPr>
      <w:r w:rsidDel="00000000" w:rsidR="00000000" w:rsidRPr="00000000">
        <w:rPr>
          <w:rtl w:val="0"/>
        </w:rPr>
        <w:t xml:space="preserve">So, how do you reduce the model complexity of a regression model? Subset selection. By default, you use all the predictors in a linear model. However, in practice, it’s important to narrow down the number of features and only include the most important ones. One way is best subset selection, which tries each model with k predictors, out of p possible ones, where k&lt;pk &lt; pk&lt;p. Then, you choose the best subset model using a regression metric like R2R^2R2. While this guarantees the best result, it can be computationally infeasible as ppp increases (due to the exponential number of combinations that must be tested). Additionally, by trying every option in a large search space, you’re likely to get a model that overfits, with a high variance in coefficient estimates.</w:t>
      </w:r>
    </w:p>
    <w:p w:rsidR="00000000" w:rsidDel="00000000" w:rsidP="00000000" w:rsidRDefault="00000000" w:rsidRPr="00000000" w14:paraId="000000D7">
      <w:pPr>
        <w:rPr/>
      </w:pPr>
      <w:r w:rsidDel="00000000" w:rsidR="00000000" w:rsidRPr="00000000">
        <w:rPr>
          <w:rtl w:val="0"/>
        </w:rPr>
        <w:t xml:space="preserve">Therefore, an alternative is to use stepwise selection. In forward stepwise selection, we start with an empty model and iteratively add the most useful predictor. In backward stepwise selection, we start with the full model and iteratively remove the least useful predictor. While doing stepwise selection, we aim to find a model with high R2R^2R2, low RSS, and minimal predictors, while considering metrics like AIC or adjusted R2R^2R2.</w:t>
      </w:r>
    </w:p>
    <w:p w:rsidR="00000000" w:rsidDel="00000000" w:rsidP="00000000" w:rsidRDefault="00000000" w:rsidRPr="00000000" w14:paraId="000000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Linear Regression Assumptions</w:t>
      </w:r>
    </w:p>
    <w:p w:rsidR="00000000" w:rsidDel="00000000" w:rsidP="00000000" w:rsidRDefault="00000000" w:rsidRPr="00000000" w14:paraId="000000DA">
      <w:pPr>
        <w:rPr/>
      </w:pPr>
      <w:r w:rsidDel="00000000" w:rsidR="00000000" w:rsidRPr="00000000">
        <w:rPr>
          <w:rtl w:val="0"/>
        </w:rPr>
        <w:t xml:space="preserve">Because linear regression is one of the most commonly applied models, it has the honor of also being one of the most misapplied models. Before you can use this technique, you must validate its four main assumptions to prevent erroneous results:</w:t>
      </w:r>
    </w:p>
    <w:p w:rsidR="00000000" w:rsidDel="00000000" w:rsidP="00000000" w:rsidRDefault="00000000" w:rsidRPr="00000000" w14:paraId="000000DB">
      <w:pPr>
        <w:numPr>
          <w:ilvl w:val="0"/>
          <w:numId w:val="67"/>
        </w:numPr>
        <w:ind w:left="720" w:hanging="360"/>
        <w:rPr/>
      </w:pPr>
      <w:r w:rsidDel="00000000" w:rsidR="00000000" w:rsidRPr="00000000">
        <w:rPr>
          <w:b w:val="1"/>
          <w:rtl w:val="0"/>
        </w:rPr>
        <w:t xml:space="preserve">Linearity</w:t>
      </w:r>
      <w:r w:rsidDel="00000000" w:rsidR="00000000" w:rsidRPr="00000000">
        <w:rPr>
          <w:rtl w:val="0"/>
        </w:rPr>
        <w:t xml:space="preserve">: The relationship between the feature set and the target variable is linear.</w:t>
      </w:r>
    </w:p>
    <w:p w:rsidR="00000000" w:rsidDel="00000000" w:rsidP="00000000" w:rsidRDefault="00000000" w:rsidRPr="00000000" w14:paraId="000000DC">
      <w:pPr>
        <w:numPr>
          <w:ilvl w:val="0"/>
          <w:numId w:val="67"/>
        </w:numPr>
        <w:ind w:left="720" w:hanging="360"/>
        <w:rPr/>
      </w:pPr>
      <w:r w:rsidDel="00000000" w:rsidR="00000000" w:rsidRPr="00000000">
        <w:rPr>
          <w:b w:val="1"/>
          <w:rtl w:val="0"/>
        </w:rPr>
        <w:t xml:space="preserve">Homoscedasticity</w:t>
      </w:r>
      <w:r w:rsidDel="00000000" w:rsidR="00000000" w:rsidRPr="00000000">
        <w:rPr>
          <w:rtl w:val="0"/>
        </w:rPr>
        <w:t xml:space="preserve">: The variance of the residuals is constant.</w:t>
      </w:r>
    </w:p>
    <w:p w:rsidR="00000000" w:rsidDel="00000000" w:rsidP="00000000" w:rsidRDefault="00000000" w:rsidRPr="00000000" w14:paraId="000000DD">
      <w:pPr>
        <w:numPr>
          <w:ilvl w:val="0"/>
          <w:numId w:val="67"/>
        </w:numPr>
        <w:ind w:left="720" w:hanging="360"/>
        <w:rPr/>
      </w:pPr>
      <w:r w:rsidDel="00000000" w:rsidR="00000000" w:rsidRPr="00000000">
        <w:rPr>
          <w:b w:val="1"/>
          <w:rtl w:val="0"/>
        </w:rPr>
        <w:t xml:space="preserve">Independence</w:t>
      </w:r>
      <w:r w:rsidDel="00000000" w:rsidR="00000000" w:rsidRPr="00000000">
        <w:rPr>
          <w:rtl w:val="0"/>
        </w:rPr>
        <w:t xml:space="preserve">: All observations are independent of one another.</w:t>
      </w:r>
    </w:p>
    <w:p w:rsidR="00000000" w:rsidDel="00000000" w:rsidP="00000000" w:rsidRDefault="00000000" w:rsidRPr="00000000" w14:paraId="000000DE">
      <w:pPr>
        <w:numPr>
          <w:ilvl w:val="0"/>
          <w:numId w:val="67"/>
        </w:numPr>
        <w:ind w:left="720" w:hanging="360"/>
        <w:rPr/>
      </w:pPr>
      <w:r w:rsidDel="00000000" w:rsidR="00000000" w:rsidRPr="00000000">
        <w:rPr>
          <w:b w:val="1"/>
          <w:rtl w:val="0"/>
        </w:rPr>
        <w:t xml:space="preserve">Normality</w:t>
      </w:r>
      <w:r w:rsidDel="00000000" w:rsidR="00000000" w:rsidRPr="00000000">
        <w:rPr>
          <w:rtl w:val="0"/>
        </w:rPr>
        <w:t xml:space="preserve">: The distribution of residuals is assumed to be normal.</w:t>
      </w:r>
    </w:p>
    <w:p w:rsidR="00000000" w:rsidDel="00000000" w:rsidP="00000000" w:rsidRDefault="00000000" w:rsidRPr="00000000" w14:paraId="000000DF">
      <w:pPr>
        <w:rPr/>
      </w:pPr>
      <w:r w:rsidDel="00000000" w:rsidR="00000000" w:rsidRPr="00000000">
        <w:rPr>
          <w:rtl w:val="0"/>
        </w:rPr>
        <w:t xml:space="preserve">These assumptions are crucial to know. For example, in the figure that follows, there are four linear regression fits that demonstrate best-fit lines that are the same. However, only in the top-left dataset are these four assumptions met.</w:t>
      </w:r>
    </w:p>
    <w:p w:rsidR="00000000" w:rsidDel="00000000" w:rsidP="00000000" w:rsidRDefault="00000000" w:rsidRPr="00000000" w14:paraId="000000E0">
      <w:pPr>
        <w:rPr/>
      </w:pPr>
      <w:r w:rsidDel="00000000" w:rsidR="00000000" w:rsidRPr="00000000">
        <w:rPr/>
        <w:drawing>
          <wp:inline distB="0" distT="0" distL="0" distR="0">
            <wp:extent cx="5267786" cy="1987822"/>
            <wp:effectExtent b="0" l="0" r="0" t="0"/>
            <wp:docPr id="199048670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67786" cy="198782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0" distT="0" distL="0" distR="0">
            <wp:extent cx="5731510" cy="2039620"/>
            <wp:effectExtent b="0" l="0" r="0" t="0"/>
            <wp:docPr id="199048670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203962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images display four datasets with different patterns in their data, each fitted with the same linear regression line. These figures are often used to illustrate </w:t>
      </w:r>
      <w:r w:rsidDel="00000000" w:rsidR="00000000" w:rsidRPr="00000000">
        <w:rPr>
          <w:b w:val="1"/>
          <w:rtl w:val="0"/>
        </w:rPr>
        <w:t xml:space="preserve">Anscombe's Quartet</w:t>
      </w:r>
      <w:r w:rsidDel="00000000" w:rsidR="00000000" w:rsidRPr="00000000">
        <w:rPr>
          <w:rtl w:val="0"/>
        </w:rPr>
        <w:t xml:space="preserve">, demonstrating the importance of visualizing data rather than relying solely on summary statistics.</w:t>
      </w:r>
    </w:p>
    <w:p w:rsidR="00000000" w:rsidDel="00000000" w:rsidP="00000000" w:rsidRDefault="00000000" w:rsidRPr="00000000" w14:paraId="000000E3">
      <w:pPr>
        <w:numPr>
          <w:ilvl w:val="0"/>
          <w:numId w:val="139"/>
        </w:numPr>
        <w:ind w:left="720" w:hanging="360"/>
        <w:rPr/>
      </w:pPr>
      <w:r w:rsidDel="00000000" w:rsidR="00000000" w:rsidRPr="00000000">
        <w:rPr>
          <w:b w:val="1"/>
          <w:rtl w:val="0"/>
        </w:rPr>
        <w:t xml:space="preserve">First Plot (Top Left):</w:t>
      </w:r>
      <w:r w:rsidDel="00000000" w:rsidR="00000000" w:rsidRPr="00000000">
        <w:rPr>
          <w:rtl w:val="0"/>
        </w:rPr>
      </w:r>
    </w:p>
    <w:p w:rsidR="00000000" w:rsidDel="00000000" w:rsidP="00000000" w:rsidRDefault="00000000" w:rsidRPr="00000000" w14:paraId="000000E4">
      <w:pPr>
        <w:numPr>
          <w:ilvl w:val="1"/>
          <w:numId w:val="139"/>
        </w:numPr>
        <w:ind w:left="1440" w:hanging="360"/>
        <w:rPr/>
      </w:pPr>
      <w:r w:rsidDel="00000000" w:rsidR="00000000" w:rsidRPr="00000000">
        <w:rPr>
          <w:rtl w:val="0"/>
        </w:rPr>
        <w:t xml:space="preserve">A linear relationship is apparent, and the linear regression line fits the data well.</w:t>
      </w:r>
    </w:p>
    <w:p w:rsidR="00000000" w:rsidDel="00000000" w:rsidP="00000000" w:rsidRDefault="00000000" w:rsidRPr="00000000" w14:paraId="000000E5">
      <w:pPr>
        <w:numPr>
          <w:ilvl w:val="1"/>
          <w:numId w:val="139"/>
        </w:numPr>
        <w:ind w:left="1440" w:hanging="360"/>
        <w:rPr/>
      </w:pPr>
      <w:r w:rsidDel="00000000" w:rsidR="00000000" w:rsidRPr="00000000">
        <w:rPr>
          <w:rtl w:val="0"/>
        </w:rPr>
        <w:t xml:space="preserve">The data points are evenly distributed around the regression line.</w:t>
      </w:r>
    </w:p>
    <w:p w:rsidR="00000000" w:rsidDel="00000000" w:rsidP="00000000" w:rsidRDefault="00000000" w:rsidRPr="00000000" w14:paraId="000000E6">
      <w:pPr>
        <w:numPr>
          <w:ilvl w:val="0"/>
          <w:numId w:val="139"/>
        </w:numPr>
        <w:ind w:left="720" w:hanging="360"/>
        <w:rPr/>
      </w:pPr>
      <w:r w:rsidDel="00000000" w:rsidR="00000000" w:rsidRPr="00000000">
        <w:rPr>
          <w:b w:val="1"/>
          <w:rtl w:val="0"/>
        </w:rPr>
        <w:t xml:space="preserve">Second Plot (Top Right):</w:t>
      </w:r>
      <w:r w:rsidDel="00000000" w:rsidR="00000000" w:rsidRPr="00000000">
        <w:rPr>
          <w:rtl w:val="0"/>
        </w:rPr>
      </w:r>
    </w:p>
    <w:p w:rsidR="00000000" w:rsidDel="00000000" w:rsidP="00000000" w:rsidRDefault="00000000" w:rsidRPr="00000000" w14:paraId="000000E7">
      <w:pPr>
        <w:numPr>
          <w:ilvl w:val="1"/>
          <w:numId w:val="139"/>
        </w:numPr>
        <w:ind w:left="1440" w:hanging="360"/>
        <w:rPr/>
      </w:pPr>
      <w:r w:rsidDel="00000000" w:rsidR="00000000" w:rsidRPr="00000000">
        <w:rPr>
          <w:rtl w:val="0"/>
        </w:rPr>
        <w:t xml:space="preserve">The data follows a nonlinear relationship, forming a curve.</w:t>
      </w:r>
    </w:p>
    <w:p w:rsidR="00000000" w:rsidDel="00000000" w:rsidP="00000000" w:rsidRDefault="00000000" w:rsidRPr="00000000" w14:paraId="000000E8">
      <w:pPr>
        <w:numPr>
          <w:ilvl w:val="1"/>
          <w:numId w:val="139"/>
        </w:numPr>
        <w:ind w:left="1440" w:hanging="360"/>
        <w:rPr/>
      </w:pPr>
      <w:r w:rsidDel="00000000" w:rsidR="00000000" w:rsidRPr="00000000">
        <w:rPr>
          <w:rtl w:val="0"/>
        </w:rPr>
        <w:t xml:space="preserve">The linear regression line does not capture the underlying pattern well.</w:t>
      </w:r>
    </w:p>
    <w:p w:rsidR="00000000" w:rsidDel="00000000" w:rsidP="00000000" w:rsidRDefault="00000000" w:rsidRPr="00000000" w14:paraId="000000E9">
      <w:pPr>
        <w:numPr>
          <w:ilvl w:val="0"/>
          <w:numId w:val="139"/>
        </w:numPr>
        <w:ind w:left="720" w:hanging="360"/>
        <w:rPr/>
      </w:pPr>
      <w:r w:rsidDel="00000000" w:rsidR="00000000" w:rsidRPr="00000000">
        <w:rPr>
          <w:b w:val="1"/>
          <w:rtl w:val="0"/>
        </w:rPr>
        <w:t xml:space="preserve">Third Plot (Bottom Left):</w:t>
      </w:r>
      <w:r w:rsidDel="00000000" w:rsidR="00000000" w:rsidRPr="00000000">
        <w:rPr>
          <w:rtl w:val="0"/>
        </w:rPr>
      </w:r>
    </w:p>
    <w:p w:rsidR="00000000" w:rsidDel="00000000" w:rsidP="00000000" w:rsidRDefault="00000000" w:rsidRPr="00000000" w14:paraId="000000EA">
      <w:pPr>
        <w:numPr>
          <w:ilvl w:val="1"/>
          <w:numId w:val="139"/>
        </w:numPr>
        <w:ind w:left="1440" w:hanging="360"/>
        <w:rPr/>
      </w:pPr>
      <w:r w:rsidDel="00000000" w:rsidR="00000000" w:rsidRPr="00000000">
        <w:rPr>
          <w:rtl w:val="0"/>
        </w:rPr>
        <w:t xml:space="preserve">The data is mostly linear but contains an outlier that significantly influences the regression line.</w:t>
      </w:r>
    </w:p>
    <w:p w:rsidR="00000000" w:rsidDel="00000000" w:rsidP="00000000" w:rsidRDefault="00000000" w:rsidRPr="00000000" w14:paraId="000000EB">
      <w:pPr>
        <w:numPr>
          <w:ilvl w:val="1"/>
          <w:numId w:val="139"/>
        </w:numPr>
        <w:ind w:left="1440" w:hanging="360"/>
        <w:rPr/>
      </w:pPr>
      <w:r w:rsidDel="00000000" w:rsidR="00000000" w:rsidRPr="00000000">
        <w:rPr>
          <w:rtl w:val="0"/>
        </w:rPr>
        <w:t xml:space="preserve">This shows how a single outlier can distort the line of best fit.</w:t>
      </w:r>
    </w:p>
    <w:p w:rsidR="00000000" w:rsidDel="00000000" w:rsidP="00000000" w:rsidRDefault="00000000" w:rsidRPr="00000000" w14:paraId="000000EC">
      <w:pPr>
        <w:numPr>
          <w:ilvl w:val="0"/>
          <w:numId w:val="139"/>
        </w:numPr>
        <w:ind w:left="720" w:hanging="360"/>
        <w:rPr/>
      </w:pPr>
      <w:r w:rsidDel="00000000" w:rsidR="00000000" w:rsidRPr="00000000">
        <w:rPr>
          <w:b w:val="1"/>
          <w:rtl w:val="0"/>
        </w:rPr>
        <w:t xml:space="preserve">Fourth Plot (Bottom Right):</w:t>
      </w:r>
      <w:r w:rsidDel="00000000" w:rsidR="00000000" w:rsidRPr="00000000">
        <w:rPr>
          <w:rtl w:val="0"/>
        </w:rPr>
      </w:r>
    </w:p>
    <w:p w:rsidR="00000000" w:rsidDel="00000000" w:rsidP="00000000" w:rsidRDefault="00000000" w:rsidRPr="00000000" w14:paraId="000000ED">
      <w:pPr>
        <w:numPr>
          <w:ilvl w:val="1"/>
          <w:numId w:val="139"/>
        </w:numPr>
        <w:ind w:left="1440" w:hanging="360"/>
        <w:rPr/>
      </w:pPr>
      <w:r w:rsidDel="00000000" w:rsidR="00000000" w:rsidRPr="00000000">
        <w:rPr>
          <w:rtl w:val="0"/>
        </w:rPr>
        <w:t xml:space="preserve">Most of the data points are tightly clustered, with one extreme outlier far from the others.</w:t>
      </w:r>
    </w:p>
    <w:p w:rsidR="00000000" w:rsidDel="00000000" w:rsidP="00000000" w:rsidRDefault="00000000" w:rsidRPr="00000000" w14:paraId="000000EE">
      <w:pPr>
        <w:numPr>
          <w:ilvl w:val="1"/>
          <w:numId w:val="139"/>
        </w:numPr>
        <w:ind w:left="1440" w:hanging="360"/>
        <w:rPr/>
      </w:pPr>
      <w:r w:rsidDel="00000000" w:rsidR="00000000" w:rsidRPr="00000000">
        <w:rPr>
          <w:rtl w:val="0"/>
        </w:rPr>
        <w:t xml:space="preserve">The regression line is influenced by the outlier, resulting in a poor fit for the majority of the data.</w:t>
      </w:r>
    </w:p>
    <w:p w:rsidR="00000000" w:rsidDel="00000000" w:rsidP="00000000" w:rsidRDefault="00000000" w:rsidRPr="00000000" w14:paraId="000000EF">
      <w:pPr>
        <w:rPr>
          <w:b w:val="1"/>
        </w:rPr>
      </w:pPr>
      <w:r w:rsidDel="00000000" w:rsidR="00000000" w:rsidRPr="00000000">
        <w:rPr>
          <w:b w:val="1"/>
          <w:rtl w:val="0"/>
        </w:rPr>
        <w:t xml:space="preserve">Key Insight:</w:t>
      </w:r>
    </w:p>
    <w:p w:rsidR="00000000" w:rsidDel="00000000" w:rsidP="00000000" w:rsidRDefault="00000000" w:rsidRPr="00000000" w14:paraId="000000F0">
      <w:pPr>
        <w:rPr/>
      </w:pPr>
      <w:r w:rsidDel="00000000" w:rsidR="00000000" w:rsidRPr="00000000">
        <w:rPr>
          <w:rtl w:val="0"/>
        </w:rPr>
        <w:t xml:space="preserve">Although these datasets share similar statistical properties (e.g., mean, variance, and correlation), their underlying patterns differ significantly. This emphasizes the necessity of visual data exploration to ensure appropriate analysis and model selection.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Note: For the independence and normality assumption, the use of the term "i.i.d." (independent and identically distributed) is also common. If any of these assumptions are violated, any forecasts or confidence intervals based on the model will most likely be misleading or biased. As a result, the linear regression model will likely perform poorly out of sample.</w:t>
      </w:r>
    </w:p>
    <w:p w:rsidR="00000000" w:rsidDel="00000000" w:rsidP="00000000" w:rsidRDefault="00000000" w:rsidRPr="00000000" w14:paraId="000000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Avoiding Linear Regression Pitfalls</w:t>
      </w:r>
    </w:p>
    <w:p w:rsidR="00000000" w:rsidDel="00000000" w:rsidP="00000000" w:rsidRDefault="00000000" w:rsidRPr="00000000" w14:paraId="000000F5">
      <w:pPr>
        <w:rPr>
          <w:b w:val="1"/>
        </w:rPr>
      </w:pPr>
      <w:r w:rsidDel="00000000" w:rsidR="00000000" w:rsidRPr="00000000">
        <w:rPr>
          <w:b w:val="1"/>
          <w:rtl w:val="0"/>
        </w:rPr>
        <w:t xml:space="preserve">Heteroscedasticity</w:t>
      </w:r>
    </w:p>
    <w:p w:rsidR="00000000" w:rsidDel="00000000" w:rsidP="00000000" w:rsidRDefault="00000000" w:rsidRPr="00000000" w14:paraId="000000F6">
      <w:pPr>
        <w:rPr/>
      </w:pPr>
      <w:r w:rsidDel="00000000" w:rsidR="00000000" w:rsidRPr="00000000">
        <w:rPr>
          <w:rtl w:val="0"/>
        </w:rPr>
        <w:t xml:space="preserve">Linear regression assumes that the residuals (the distance between what the model predicted versus the actual value) are identically distributed. If the variance of the residuals is not constant, then </w:t>
      </w:r>
      <w:r w:rsidDel="00000000" w:rsidR="00000000" w:rsidRPr="00000000">
        <w:rPr>
          <w:b w:val="1"/>
          <w:rtl w:val="0"/>
        </w:rPr>
        <w:t xml:space="preserve">heteroscedasticity</w:t>
      </w:r>
      <w:r w:rsidDel="00000000" w:rsidR="00000000" w:rsidRPr="00000000">
        <w:rPr>
          <w:rtl w:val="0"/>
        </w:rPr>
        <w:t xml:space="preserve"> is most likely present, meaning that the residuals are not identically distributed.</w:t>
      </w:r>
    </w:p>
    <w:p w:rsidR="00000000" w:rsidDel="00000000" w:rsidP="00000000" w:rsidRDefault="00000000" w:rsidRPr="00000000" w14:paraId="000000F7">
      <w:pPr>
        <w:rPr/>
      </w:pPr>
      <w:r w:rsidDel="00000000" w:rsidR="00000000" w:rsidRPr="00000000">
        <w:rPr>
          <w:rtl w:val="0"/>
        </w:rPr>
        <w:t xml:space="preserve">To identify heteroscedasticity, you can plot the residuals versus the fitted values. If the relationship between residuals and fitted values shows a nonlinear pattern, this indicates that you should try to transform the dependent variable or include nonlinear terms in the model.</w:t>
      </w:r>
    </w:p>
    <w:p w:rsidR="00000000" w:rsidDel="00000000" w:rsidP="00000000" w:rsidRDefault="00000000" w:rsidRPr="00000000" w14:paraId="000000F8">
      <w:pPr>
        <w:rPr/>
      </w:pPr>
      <w:r w:rsidDel="00000000" w:rsidR="00000000" w:rsidRPr="00000000">
        <w:rPr/>
        <mc:AlternateContent>
          <mc:Choice Requires="wpg">
            <w:drawing>
              <wp:inline distB="0" distT="0" distL="0" distR="0">
                <wp:extent cx="314325" cy="314325"/>
                <wp:effectExtent b="0" l="0" r="0" t="0"/>
                <wp:docPr descr="Example of heteroscedasticity. As the x-value increases, the residuals increase too." id="1990486698"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Example of heteroscedasticity. As the x-value increases, the residuals increase too." id="1990486698" name="image12.png"/>
                <a:graphic>
                  <a:graphicData uri="http://schemas.openxmlformats.org/drawingml/2006/picture">
                    <pic:pic>
                      <pic:nvPicPr>
                        <pic:cNvPr descr="Example of heteroscedasticity. As the x-value increases, the residuals increase too." id="0" name="image12.png"/>
                        <pic:cNvPicPr preferRelativeResize="0"/>
                      </pic:nvPicPr>
                      <pic:blipFill>
                        <a:blip r:embed="rId1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t xml:space="preserve"> </w:t>
      </w:r>
      <w:r w:rsidDel="00000000" w:rsidR="00000000" w:rsidRPr="00000000">
        <w:rPr/>
        <w:drawing>
          <wp:inline distB="0" distT="0" distL="0" distR="0">
            <wp:extent cx="5731510" cy="2267585"/>
            <wp:effectExtent b="0" l="0" r="0" t="0"/>
            <wp:docPr id="199048670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510" cy="226758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he figure illustrates an example of </w:t>
      </w:r>
      <w:r w:rsidDel="00000000" w:rsidR="00000000" w:rsidRPr="00000000">
        <w:rPr>
          <w:b w:val="1"/>
          <w:rtl w:val="0"/>
        </w:rPr>
        <w:t xml:space="preserve">heteroscedasticity</w:t>
      </w:r>
      <w:r w:rsidDel="00000000" w:rsidR="00000000" w:rsidRPr="00000000">
        <w:rPr>
          <w:rtl w:val="0"/>
        </w:rPr>
        <w:t xml:space="preserve">, a condition in regression analysis where the variance of the residuals (errors) is not constant across all levels of the independent variable.</w:t>
      </w:r>
    </w:p>
    <w:p w:rsidR="00000000" w:rsidDel="00000000" w:rsidP="00000000" w:rsidRDefault="00000000" w:rsidRPr="00000000" w14:paraId="000000FA">
      <w:pPr>
        <w:rPr>
          <w:b w:val="1"/>
        </w:rPr>
      </w:pPr>
      <w:r w:rsidDel="00000000" w:rsidR="00000000" w:rsidRPr="00000000">
        <w:rPr>
          <w:b w:val="1"/>
          <w:rtl w:val="0"/>
        </w:rPr>
        <w:t xml:space="preserve">Explanation:</w:t>
      </w:r>
    </w:p>
    <w:p w:rsidR="00000000" w:rsidDel="00000000" w:rsidP="00000000" w:rsidRDefault="00000000" w:rsidRPr="00000000" w14:paraId="000000FB">
      <w:pPr>
        <w:numPr>
          <w:ilvl w:val="0"/>
          <w:numId w:val="140"/>
        </w:numPr>
        <w:ind w:left="720" w:hanging="360"/>
        <w:rPr/>
      </w:pPr>
      <w:r w:rsidDel="00000000" w:rsidR="00000000" w:rsidRPr="00000000">
        <w:rPr>
          <w:rtl w:val="0"/>
        </w:rPr>
        <w:t xml:space="preserve">As the value of the independent variable (</w:t>
      </w:r>
      <w:r w:rsidDel="00000000" w:rsidR="00000000" w:rsidRPr="00000000">
        <w:rPr>
          <w:b w:val="1"/>
          <w:rtl w:val="0"/>
        </w:rPr>
        <w:t xml:space="preserve">x</w:t>
      </w:r>
      <w:r w:rsidDel="00000000" w:rsidR="00000000" w:rsidRPr="00000000">
        <w:rPr>
          <w:rtl w:val="0"/>
        </w:rPr>
        <w:t xml:space="preserve">) increases, the spread of the residuals (dots) grows larger.</w:t>
      </w:r>
    </w:p>
    <w:p w:rsidR="00000000" w:rsidDel="00000000" w:rsidP="00000000" w:rsidRDefault="00000000" w:rsidRPr="00000000" w14:paraId="000000FC">
      <w:pPr>
        <w:numPr>
          <w:ilvl w:val="0"/>
          <w:numId w:val="140"/>
        </w:numPr>
        <w:ind w:left="720" w:hanging="360"/>
        <w:rPr/>
      </w:pPr>
      <w:r w:rsidDel="00000000" w:rsidR="00000000" w:rsidRPr="00000000">
        <w:rPr>
          <w:rtl w:val="0"/>
        </w:rPr>
        <w:t xml:space="preserve">This indicates that the variability of the errors is increasing with higher values of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0FD">
      <w:pPr>
        <w:numPr>
          <w:ilvl w:val="0"/>
          <w:numId w:val="140"/>
        </w:numPr>
        <w:ind w:left="720" w:hanging="360"/>
        <w:rPr/>
      </w:pPr>
      <w:r w:rsidDel="00000000" w:rsidR="00000000" w:rsidRPr="00000000">
        <w:rPr>
          <w:rtl w:val="0"/>
        </w:rPr>
        <w:t xml:space="preserve">The regression line attempts to fit the data, but the non-constant variance violates one of the key assumptions of ordinary least squares (OLS) regression, which assumes </w:t>
      </w:r>
      <w:r w:rsidDel="00000000" w:rsidR="00000000" w:rsidRPr="00000000">
        <w:rPr>
          <w:b w:val="1"/>
          <w:rtl w:val="0"/>
        </w:rPr>
        <w:t xml:space="preserve">homoscedasticity</w:t>
      </w:r>
      <w:r w:rsidDel="00000000" w:rsidR="00000000" w:rsidRPr="00000000">
        <w:rPr>
          <w:rtl w:val="0"/>
        </w:rPr>
        <w:t xml:space="preserve"> (constant variance of residuals).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Another useful diagnostic plot is the </w:t>
      </w:r>
      <w:r w:rsidDel="00000000" w:rsidR="00000000" w:rsidRPr="00000000">
        <w:rPr>
          <w:b w:val="1"/>
          <w:rtl w:val="0"/>
        </w:rPr>
        <w:t xml:space="preserve">scale-location plot</w:t>
      </w:r>
      <w:r w:rsidDel="00000000" w:rsidR="00000000" w:rsidRPr="00000000">
        <w:rPr>
          <w:rtl w:val="0"/>
        </w:rPr>
        <w:t xml:space="preserve">, which plots standardized residuals versus the fitted values. If the data shows heteroscedasticity, you will not see a horizontal line with equally spread points.</w:t>
      </w:r>
    </w:p>
    <w:p w:rsidR="00000000" w:rsidDel="00000000" w:rsidP="00000000" w:rsidRDefault="00000000" w:rsidRPr="00000000" w14:paraId="00000100">
      <w:pPr>
        <w:rPr/>
      </w:pPr>
      <w:r w:rsidDel="00000000" w:rsidR="00000000" w:rsidRPr="00000000">
        <w:rPr/>
        <w:drawing>
          <wp:inline distB="0" distT="0" distL="0" distR="0">
            <wp:extent cx="5248797" cy="2177977"/>
            <wp:effectExtent b="0" l="0" r="0" t="0"/>
            <wp:docPr id="199048670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48797" cy="217797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Normality</w:t>
      </w:r>
    </w:p>
    <w:p w:rsidR="00000000" w:rsidDel="00000000" w:rsidP="00000000" w:rsidRDefault="00000000" w:rsidRPr="00000000" w14:paraId="00000102">
      <w:pPr>
        <w:rPr/>
      </w:pPr>
      <w:r w:rsidDel="00000000" w:rsidR="00000000" w:rsidRPr="00000000">
        <w:rPr>
          <w:rtl w:val="0"/>
        </w:rPr>
        <w:t xml:space="preserve">Linear regression assumes the residuals are normally distributed. We can test this through a QQ plot. Also known as a quantile plot, a QQ plot graphs the standardized residuals versus theoretical quantiles and shows whether the residuals appear to be normally distributed (i.e., the plot resembles a straight line).</w:t>
      </w:r>
    </w:p>
    <w:p w:rsidR="00000000" w:rsidDel="00000000" w:rsidP="00000000" w:rsidRDefault="00000000" w:rsidRPr="00000000" w14:paraId="00000103">
      <w:pPr>
        <w:rPr/>
      </w:pPr>
      <w:r w:rsidDel="00000000" w:rsidR="00000000" w:rsidRPr="00000000">
        <w:rPr>
          <w:rtl w:val="0"/>
        </w:rPr>
        <w:t xml:space="preserve">If the QQ-plot is not a reasonably straight line, this is a sign that the residuals are not normally distributed, and hence, the model should be reexamined. In that case, transforming the dependent variable (with a log or square-root transformation, for example) can help reduce skew.</w:t>
      </w:r>
    </w:p>
    <w:p w:rsidR="00000000" w:rsidDel="00000000" w:rsidP="00000000" w:rsidRDefault="00000000" w:rsidRPr="00000000" w14:paraId="00000104">
      <w:pPr>
        <w:rPr/>
      </w:pPr>
      <w:r w:rsidDel="00000000" w:rsidR="00000000" w:rsidRPr="00000000">
        <w:rPr/>
        <w:drawing>
          <wp:inline distB="0" distT="0" distL="0" distR="0">
            <wp:extent cx="4874721" cy="3096000"/>
            <wp:effectExtent b="0" l="0" r="0" t="0"/>
            <wp:docPr id="199048670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74721" cy="3096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 figure shows </w:t>
      </w:r>
      <w:r w:rsidDel="00000000" w:rsidR="00000000" w:rsidRPr="00000000">
        <w:rPr>
          <w:b w:val="1"/>
          <w:rtl w:val="0"/>
        </w:rPr>
        <w:t xml:space="preserve">Normal Q-Q Plots</w:t>
      </w:r>
      <w:r w:rsidDel="00000000" w:rsidR="00000000" w:rsidRPr="00000000">
        <w:rPr>
          <w:rtl w:val="0"/>
        </w:rPr>
        <w:t xml:space="preserve">, which are used to assess whether a dataset follows a normal distribution. The x-axis represents the theoretical quantiles (expected values if the data were normal), and the y-axis represents the sample quantiles (actual data). Here's what each plot depicts:</w:t>
      </w:r>
    </w:p>
    <w:p w:rsidR="00000000" w:rsidDel="00000000" w:rsidP="00000000" w:rsidRDefault="00000000" w:rsidRPr="00000000" w14:paraId="00000106">
      <w:pPr>
        <w:numPr>
          <w:ilvl w:val="0"/>
          <w:numId w:val="141"/>
        </w:numPr>
        <w:ind w:left="720" w:hanging="360"/>
        <w:rPr/>
      </w:pPr>
      <w:r w:rsidDel="00000000" w:rsidR="00000000" w:rsidRPr="00000000">
        <w:rPr>
          <w:b w:val="1"/>
          <w:rtl w:val="0"/>
        </w:rPr>
        <w:t xml:space="preserve">Light-Tailed (Top Left):</w:t>
      </w:r>
      <w:r w:rsidDel="00000000" w:rsidR="00000000" w:rsidRPr="00000000">
        <w:rPr>
          <w:rtl w:val="0"/>
        </w:rPr>
      </w:r>
    </w:p>
    <w:p w:rsidR="00000000" w:rsidDel="00000000" w:rsidP="00000000" w:rsidRDefault="00000000" w:rsidRPr="00000000" w14:paraId="00000107">
      <w:pPr>
        <w:numPr>
          <w:ilvl w:val="1"/>
          <w:numId w:val="141"/>
        </w:numPr>
        <w:ind w:left="1440" w:hanging="360"/>
        <w:rPr/>
      </w:pPr>
      <w:r w:rsidDel="00000000" w:rsidR="00000000" w:rsidRPr="00000000">
        <w:rPr>
          <w:rtl w:val="0"/>
        </w:rPr>
        <w:t xml:space="preserve">The points deviate from the diagonal line at the extremes, indicating fewer extreme values (light tails) compared to a normal distribution.</w:t>
      </w:r>
    </w:p>
    <w:p w:rsidR="00000000" w:rsidDel="00000000" w:rsidP="00000000" w:rsidRDefault="00000000" w:rsidRPr="00000000" w14:paraId="00000108">
      <w:pPr>
        <w:numPr>
          <w:ilvl w:val="0"/>
          <w:numId w:val="141"/>
        </w:numPr>
        <w:ind w:left="720" w:hanging="360"/>
        <w:rPr/>
      </w:pPr>
      <w:r w:rsidDel="00000000" w:rsidR="00000000" w:rsidRPr="00000000">
        <w:rPr>
          <w:b w:val="1"/>
          <w:rtl w:val="0"/>
        </w:rPr>
        <w:t xml:space="preserve">Left-Skewed (Top Right):</w:t>
      </w:r>
      <w:r w:rsidDel="00000000" w:rsidR="00000000" w:rsidRPr="00000000">
        <w:rPr>
          <w:rtl w:val="0"/>
        </w:rPr>
      </w:r>
    </w:p>
    <w:p w:rsidR="00000000" w:rsidDel="00000000" w:rsidP="00000000" w:rsidRDefault="00000000" w:rsidRPr="00000000" w14:paraId="00000109">
      <w:pPr>
        <w:numPr>
          <w:ilvl w:val="1"/>
          <w:numId w:val="141"/>
        </w:numPr>
        <w:ind w:left="1440" w:hanging="360"/>
        <w:rPr/>
      </w:pPr>
      <w:r w:rsidDel="00000000" w:rsidR="00000000" w:rsidRPr="00000000">
        <w:rPr>
          <w:rtl w:val="0"/>
        </w:rPr>
        <w:t xml:space="preserve">The points form a curve deviating below the diagonal line, indicating a left-skewed distribution where the data has a longer tail on the left.</w:t>
      </w:r>
    </w:p>
    <w:p w:rsidR="00000000" w:rsidDel="00000000" w:rsidP="00000000" w:rsidRDefault="00000000" w:rsidRPr="00000000" w14:paraId="0000010A">
      <w:pPr>
        <w:numPr>
          <w:ilvl w:val="0"/>
          <w:numId w:val="141"/>
        </w:numPr>
        <w:ind w:left="720" w:hanging="360"/>
        <w:rPr/>
      </w:pPr>
      <w:r w:rsidDel="00000000" w:rsidR="00000000" w:rsidRPr="00000000">
        <w:rPr>
          <w:b w:val="1"/>
          <w:rtl w:val="0"/>
        </w:rPr>
        <w:t xml:space="preserve">Normal (Bottom Left):</w:t>
      </w:r>
      <w:r w:rsidDel="00000000" w:rsidR="00000000" w:rsidRPr="00000000">
        <w:rPr>
          <w:rtl w:val="0"/>
        </w:rPr>
      </w:r>
    </w:p>
    <w:p w:rsidR="00000000" w:rsidDel="00000000" w:rsidP="00000000" w:rsidRDefault="00000000" w:rsidRPr="00000000" w14:paraId="0000010B">
      <w:pPr>
        <w:numPr>
          <w:ilvl w:val="1"/>
          <w:numId w:val="141"/>
        </w:numPr>
        <w:ind w:left="1440" w:hanging="360"/>
        <w:rPr/>
      </w:pPr>
      <w:r w:rsidDel="00000000" w:rsidR="00000000" w:rsidRPr="00000000">
        <w:rPr>
          <w:rtl w:val="0"/>
        </w:rPr>
        <w:t xml:space="preserve">The points fall almost perfectly on the diagonal line, suggesting the data closely follows a normal distribution.</w:t>
      </w:r>
    </w:p>
    <w:p w:rsidR="00000000" w:rsidDel="00000000" w:rsidP="00000000" w:rsidRDefault="00000000" w:rsidRPr="00000000" w14:paraId="0000010C">
      <w:pPr>
        <w:numPr>
          <w:ilvl w:val="0"/>
          <w:numId w:val="141"/>
        </w:numPr>
        <w:ind w:left="720" w:hanging="360"/>
        <w:rPr/>
      </w:pPr>
      <w:r w:rsidDel="00000000" w:rsidR="00000000" w:rsidRPr="00000000">
        <w:rPr>
          <w:b w:val="1"/>
          <w:rtl w:val="0"/>
        </w:rPr>
        <w:t xml:space="preserve">Bimodal (Bottom Right):</w:t>
      </w:r>
      <w:r w:rsidDel="00000000" w:rsidR="00000000" w:rsidRPr="00000000">
        <w:rPr>
          <w:rtl w:val="0"/>
        </w:rPr>
      </w:r>
    </w:p>
    <w:p w:rsidR="00000000" w:rsidDel="00000000" w:rsidP="00000000" w:rsidRDefault="00000000" w:rsidRPr="00000000" w14:paraId="0000010D">
      <w:pPr>
        <w:numPr>
          <w:ilvl w:val="1"/>
          <w:numId w:val="141"/>
        </w:numPr>
        <w:ind w:left="1440" w:hanging="360"/>
        <w:rPr/>
      </w:pPr>
      <w:r w:rsidDel="00000000" w:rsidR="00000000" w:rsidRPr="00000000">
        <w:rPr>
          <w:rtl w:val="0"/>
        </w:rPr>
        <w:t xml:space="preserve">The points deviate from the diagonal in a systematic pattern, indicating a bimodal distribution (two peaks in the data).</w:t>
      </w:r>
    </w:p>
    <w:p w:rsidR="00000000" w:rsidDel="00000000" w:rsidP="00000000" w:rsidRDefault="00000000" w:rsidRPr="00000000" w14:paraId="0000010E">
      <w:pPr>
        <w:rPr>
          <w:b w:val="1"/>
        </w:rPr>
      </w:pPr>
      <w:r w:rsidDel="00000000" w:rsidR="00000000" w:rsidRPr="00000000">
        <w:rPr>
          <w:b w:val="1"/>
          <w:rtl w:val="0"/>
        </w:rPr>
        <w:t xml:space="preserve">Key Insight:</w:t>
      </w:r>
    </w:p>
    <w:p w:rsidR="00000000" w:rsidDel="00000000" w:rsidP="00000000" w:rsidRDefault="00000000" w:rsidRPr="00000000" w14:paraId="0000010F">
      <w:pPr>
        <w:rPr/>
      </w:pPr>
      <w:r w:rsidDel="00000000" w:rsidR="00000000" w:rsidRPr="00000000">
        <w:rPr>
          <w:rtl w:val="0"/>
        </w:rPr>
        <w:t xml:space="preserve">Q-Q plots visually compare the observed data to a theoretical normal distribution. Deviations from the diagonal line indicate departures from normality, helping identify skewness, kurtosis, or multimodality in the data.</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0" distT="0" distL="0" distR="0">
            <wp:extent cx="5731510" cy="2332990"/>
            <wp:effectExtent b="0" l="0" r="0" t="0"/>
            <wp:docPr id="199048670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510" cy="233299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Here’s the extracted and formatted text:</w:t>
      </w:r>
    </w:p>
    <w:p w:rsidR="00000000" w:rsidDel="00000000" w:rsidP="00000000" w:rsidRDefault="00000000" w:rsidRPr="00000000" w14:paraId="000001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Outliers</w:t>
      </w:r>
    </w:p>
    <w:p w:rsidR="00000000" w:rsidDel="00000000" w:rsidP="00000000" w:rsidRDefault="00000000" w:rsidRPr="00000000" w14:paraId="00000115">
      <w:pPr>
        <w:rPr/>
      </w:pPr>
      <w:r w:rsidDel="00000000" w:rsidR="00000000" w:rsidRPr="00000000">
        <w:rPr>
          <w:rtl w:val="0"/>
        </w:rPr>
        <w:t xml:space="preserve">Outliers can have an outsized impact on regression results. There are several ways to identify outliers. One of the more popular methods is examining </w:t>
      </w:r>
      <w:r w:rsidDel="00000000" w:rsidR="00000000" w:rsidRPr="00000000">
        <w:rPr>
          <w:b w:val="1"/>
          <w:rtl w:val="0"/>
        </w:rPr>
        <w:t xml:space="preserve">Cook’s distance</w:t>
      </w:r>
      <w:r w:rsidDel="00000000" w:rsidR="00000000" w:rsidRPr="00000000">
        <w:rPr>
          <w:rtl w:val="0"/>
        </w:rPr>
        <w:t xml:space="preserve">, which estimates the influence of any given data point. Cook’s distance takes into account the residual and leverage (how far away the XXX-value differs from that of other observations) of every point. In practice, it can be useful to remove points with a Cook’s distance value above a certain threshold.</w:t>
      </w:r>
    </w:p>
    <w:p w:rsidR="00000000" w:rsidDel="00000000" w:rsidP="00000000" w:rsidRDefault="00000000" w:rsidRPr="00000000" w14:paraId="000001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Multicollinearity</w:t>
      </w:r>
    </w:p>
    <w:p w:rsidR="00000000" w:rsidDel="00000000" w:rsidP="00000000" w:rsidRDefault="00000000" w:rsidRPr="00000000" w14:paraId="00000118">
      <w:pPr>
        <w:rPr/>
      </w:pPr>
      <w:r w:rsidDel="00000000" w:rsidR="00000000" w:rsidRPr="00000000">
        <w:rPr>
          <w:rtl w:val="0"/>
        </w:rPr>
        <w:t xml:space="preserve">Another pitfall is if the predictors are correlated. This phenomenon, known as </w:t>
      </w:r>
      <w:r w:rsidDel="00000000" w:rsidR="00000000" w:rsidRPr="00000000">
        <w:rPr>
          <w:b w:val="1"/>
          <w:rtl w:val="0"/>
        </w:rPr>
        <w:t xml:space="preserve">multicollinearity</w:t>
      </w:r>
      <w:r w:rsidDel="00000000" w:rsidR="00000000" w:rsidRPr="00000000">
        <w:rPr>
          <w:rtl w:val="0"/>
        </w:rPr>
        <w:t xml:space="preserve">, affects the resulting coefficient estimates by making it problematic to distinguish the true underlying individual weights of variables. Multicollinearity is most commonly observed by weights that flip magnitude. It is one of the reasons why model weights cannot be directly interpreted as the importance of a feature in linear regression. Features that initially would appear to be independent variables can often be highly correlated. For example, the number of Instagram posts made and the number of notifications received are most likely highly correlated, since both are related to user activity on the platform, and one generally causes another.</w:t>
      </w:r>
    </w:p>
    <w:p w:rsidR="00000000" w:rsidDel="00000000" w:rsidP="00000000" w:rsidRDefault="00000000" w:rsidRPr="00000000" w14:paraId="00000119">
      <w:pPr>
        <w:rPr/>
      </w:pPr>
      <w:r w:rsidDel="00000000" w:rsidR="00000000" w:rsidRPr="00000000">
        <w:rPr>
          <w:rtl w:val="0"/>
        </w:rPr>
        <w:t xml:space="preserve">One way to assess multicollinearity is by examining the </w:t>
      </w:r>
      <w:r w:rsidDel="00000000" w:rsidR="00000000" w:rsidRPr="00000000">
        <w:rPr>
          <w:b w:val="1"/>
          <w:rtl w:val="0"/>
        </w:rPr>
        <w:t xml:space="preserve">variance inflation factor (VIF)</w:t>
      </w:r>
      <w:r w:rsidDel="00000000" w:rsidR="00000000" w:rsidRPr="00000000">
        <w:rPr>
          <w:rtl w:val="0"/>
        </w:rPr>
        <w:t xml:space="preserve">, which quantifies how much the estimated coefficients are inflated when multicollinearity exists. Methods to address multicollinearity include removing the correlated variables, linearly combining the variables, or using PCA/PLS (partial least squares).</w:t>
      </w:r>
    </w:p>
    <w:p w:rsidR="00000000" w:rsidDel="00000000" w:rsidP="00000000" w:rsidRDefault="00000000" w:rsidRPr="00000000" w14:paraId="000001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Confounding Variables</w:t>
      </w:r>
    </w:p>
    <w:p w:rsidR="00000000" w:rsidDel="00000000" w:rsidP="00000000" w:rsidRDefault="00000000" w:rsidRPr="00000000" w14:paraId="0000011C">
      <w:pPr>
        <w:rPr/>
      </w:pPr>
      <w:r w:rsidDel="00000000" w:rsidR="00000000" w:rsidRPr="00000000">
        <w:rPr>
          <w:rtl w:val="0"/>
        </w:rPr>
        <w:t xml:space="preserve">Multicollinearity is an extreme case of </w:t>
      </w:r>
      <w:r w:rsidDel="00000000" w:rsidR="00000000" w:rsidRPr="00000000">
        <w:rPr>
          <w:b w:val="1"/>
          <w:rtl w:val="0"/>
        </w:rPr>
        <w:t xml:space="preserve">confounding</w:t>
      </w:r>
      <w:r w:rsidDel="00000000" w:rsidR="00000000" w:rsidRPr="00000000">
        <w:rPr>
          <w:rtl w:val="0"/>
        </w:rPr>
        <w:t xml:space="preserve">, which occurs when a variable (but not the main independent or dependent variables) affects the relationship between the independent and dependent variables. This can cause invalid correlations. For example, say you were studying the effects of ice cream consumption on sunburns and found that higher ice cream consumption leads to a higher likelihood of sunburn. That would be an incorrect conclusion because </w:t>
      </w:r>
      <w:r w:rsidDel="00000000" w:rsidR="00000000" w:rsidRPr="00000000">
        <w:rPr>
          <w:b w:val="1"/>
          <w:rtl w:val="0"/>
        </w:rPr>
        <w:t xml:space="preserve">temperature</w:t>
      </w:r>
      <w:r w:rsidDel="00000000" w:rsidR="00000000" w:rsidRPr="00000000">
        <w:rPr>
          <w:rtl w:val="0"/>
        </w:rPr>
        <w:t xml:space="preserve"> is the confounding variable—higher summer temperatures lead to people eating more ice cream and also spending more time outdoors (which leads to more sunburn).</w:t>
      </w:r>
    </w:p>
    <w:p w:rsidR="00000000" w:rsidDel="00000000" w:rsidP="00000000" w:rsidRDefault="00000000" w:rsidRPr="00000000" w14:paraId="0000011D">
      <w:pPr>
        <w:rPr/>
      </w:pPr>
      <w:r w:rsidDel="00000000" w:rsidR="00000000" w:rsidRPr="00000000">
        <w:rPr>
          <w:rtl w:val="0"/>
        </w:rPr>
        <w:t xml:space="preserve">Confounding can occur in many other ways too. For example, one way is </w:t>
      </w:r>
      <w:r w:rsidDel="00000000" w:rsidR="00000000" w:rsidRPr="00000000">
        <w:rPr>
          <w:b w:val="1"/>
          <w:rtl w:val="0"/>
        </w:rPr>
        <w:t xml:space="preserve">selection bias</w:t>
      </w:r>
      <w:r w:rsidDel="00000000" w:rsidR="00000000" w:rsidRPr="00000000">
        <w:rPr>
          <w:rtl w:val="0"/>
        </w:rPr>
        <w:t xml:space="preserve">, where the data are biased due to the way they were collected (e.g., group imbalance). Another problem, known as </w:t>
      </w:r>
      <w:r w:rsidDel="00000000" w:rsidR="00000000" w:rsidRPr="00000000">
        <w:rPr>
          <w:b w:val="1"/>
          <w:rtl w:val="0"/>
        </w:rPr>
        <w:t xml:space="preserve">omitted variable bias</w:t>
      </w:r>
      <w:r w:rsidDel="00000000" w:rsidR="00000000" w:rsidRPr="00000000">
        <w:rPr>
          <w:rtl w:val="0"/>
        </w:rPr>
        <w:t xml:space="preserve">, occurs when important variables are omitted, resulting in a linear regression model that is biased and inconsistent. Omitted variables can stem from dataset generation issues or choices made during modeling. A common way to handle confounding is </w:t>
      </w:r>
      <w:r w:rsidDel="00000000" w:rsidR="00000000" w:rsidRPr="00000000">
        <w:rPr>
          <w:b w:val="1"/>
          <w:rtl w:val="0"/>
        </w:rPr>
        <w:t xml:space="preserve">stratification</w:t>
      </w:r>
      <w:r w:rsidDel="00000000" w:rsidR="00000000" w:rsidRPr="00000000">
        <w:rPr>
          <w:rtl w:val="0"/>
        </w:rPr>
        <w:t xml:space="preserve">. process where you create multiple categories or subgroups in which the confounding variables do not vary much, and then test significance and strength of associations using chi-squared, is critical.</w:t>
      </w:r>
    </w:p>
    <w:p w:rsidR="00000000" w:rsidDel="00000000" w:rsidP="00000000" w:rsidRDefault="00000000" w:rsidRPr="00000000" w14:paraId="0000011E">
      <w:pPr>
        <w:rPr/>
      </w:pPr>
      <w:r w:rsidDel="00000000" w:rsidR="00000000" w:rsidRPr="00000000">
        <w:rPr>
          <w:rtl w:val="0"/>
        </w:rPr>
        <w:t xml:space="preserve">Knowing about these regression edge cases, how to identify them, and how to guard against them is crucial. This knowledge separates the seasoned data scientists from the data neophyte—precisely why it’s such a popular topic for data science interviews.</w:t>
      </w:r>
    </w:p>
    <w:p w:rsidR="00000000" w:rsidDel="00000000" w:rsidP="00000000" w:rsidRDefault="00000000" w:rsidRPr="00000000" w14:paraId="0000011F">
      <w:pPr>
        <w:rPr>
          <w:b w:val="1"/>
        </w:rPr>
      </w:pPr>
      <w:r w:rsidDel="00000000" w:rsidR="00000000" w:rsidRPr="00000000">
        <w:rPr>
          <w:b w:val="1"/>
          <w:rtl w:val="0"/>
        </w:rPr>
        <w:t xml:space="preserve">Generalized Linear Models</w:t>
      </w:r>
    </w:p>
    <w:p w:rsidR="00000000" w:rsidDel="00000000" w:rsidP="00000000" w:rsidRDefault="00000000" w:rsidRPr="00000000" w14:paraId="00000120">
      <w:pPr>
        <w:rPr/>
      </w:pPr>
      <w:r w:rsidDel="00000000" w:rsidR="00000000" w:rsidRPr="00000000">
        <w:rPr>
          <w:rtl w:val="0"/>
        </w:rPr>
        <w:t xml:space="preserve">In linear regression, the residuals are assumed to be normally distributed. The generalized linear model (GLM) is a generalization of linear regression that allows for the residuals to not just be normally distributed. For example, if Tinder wanted to predict the number of matches somebody would get in a month, they would likely want to use a GLM like the one below with a Poisson response (called Poisson regression) instead of a standard linear regression. The three common components to any GLM are:</w:t>
      </w:r>
    </w:p>
    <w:p w:rsidR="00000000" w:rsidDel="00000000" w:rsidP="00000000" w:rsidRDefault="00000000" w:rsidRPr="00000000" w14:paraId="00000121">
      <w:pPr>
        <w:rPr/>
      </w:pPr>
      <w:r w:rsidDel="00000000" w:rsidR="00000000" w:rsidRPr="00000000">
        <w:rPr>
          <w:b w:val="1"/>
          <w:rtl w:val="0"/>
        </w:rPr>
        <w:t xml:space="preserve">Link Function</w:t>
      </w:r>
      <w:r w:rsidDel="00000000" w:rsidR="00000000" w:rsidRPr="00000000">
        <w:rPr>
          <w:rtl w:val="0"/>
        </w:rPr>
        <w:br w:type="textWrapping"/>
      </w:r>
      <w:r w:rsidDel="00000000" w:rsidR="00000000" w:rsidRPr="00000000">
        <w:rPr>
          <w:b w:val="1"/>
          <w:rtl w:val="0"/>
        </w:rPr>
        <w:t xml:space="preserve">Systematic Component</w:t>
      </w:r>
      <w:r w:rsidDel="00000000" w:rsidR="00000000" w:rsidRPr="00000000">
        <w:rPr>
          <w:rtl w:val="0"/>
        </w:rPr>
        <w:br w:type="textWrapping"/>
      </w:r>
      <w:r w:rsidDel="00000000" w:rsidR="00000000" w:rsidRPr="00000000">
        <w:rPr>
          <w:b w:val="1"/>
          <w:rtl w:val="0"/>
        </w:rPr>
        <w:t xml:space="preserve">Random Component</w:t>
      </w:r>
      <w:r w:rsidDel="00000000" w:rsidR="00000000" w:rsidRPr="00000000">
        <w:rPr>
          <w:rtl w:val="0"/>
        </w:rPr>
      </w:r>
    </w:p>
    <w:p w:rsidR="00000000" w:rsidDel="00000000" w:rsidP="00000000" w:rsidRDefault="00000000" w:rsidRPr="00000000" w14:paraId="00000122">
      <w:pPr>
        <w:ind w:left="360" w:firstLine="0"/>
        <w:rPr/>
      </w:pPr>
      <w:r w:rsidDel="00000000" w:rsidR="00000000" w:rsidRPr="00000000">
        <w:rPr>
          <w:rtl w:val="0"/>
        </w:rPr>
        <w:t xml:space="preserve">ln λ</w:t>
      </w:r>
      <w:r w:rsidDel="00000000" w:rsidR="00000000" w:rsidRPr="00000000">
        <w:rPr>
          <w:rFonts w:ascii="Cambria Math" w:cs="Cambria Math" w:eastAsia="Cambria Math" w:hAnsi="Cambria Math"/>
          <w:rtl w:val="0"/>
        </w:rPr>
        <w:t xml:space="preserve">ₐ</w:t>
      </w:r>
      <w:r w:rsidDel="00000000" w:rsidR="00000000" w:rsidRPr="00000000">
        <w:rPr>
          <w:rtl w:val="0"/>
        </w:rPr>
        <w:t xml:space="preserve"> = </w:t>
      </w:r>
      <w:r w:rsidDel="00000000" w:rsidR="00000000" w:rsidRPr="00000000">
        <w:rPr>
          <w:rFonts w:ascii="Aptos" w:cs="Aptos" w:eastAsia="Aptos" w:hAnsi="Aptos"/>
          <w:rtl w:val="0"/>
        </w:rPr>
        <w:t xml:space="preserve">β₀</w:t>
      </w:r>
      <w:r w:rsidDel="00000000" w:rsidR="00000000" w:rsidRPr="00000000">
        <w:rPr>
          <w:rtl w:val="0"/>
        </w:rPr>
        <w:t xml:space="preserve"> + </w:t>
      </w:r>
      <w:r w:rsidDel="00000000" w:rsidR="00000000" w:rsidRPr="00000000">
        <w:rPr>
          <w:rFonts w:ascii="Aptos" w:cs="Aptos" w:eastAsia="Aptos" w:hAnsi="Aptos"/>
          <w:rtl w:val="0"/>
        </w:rPr>
        <w:t xml:space="preserve">β₁</w:t>
      </w:r>
      <w:r w:rsidDel="00000000" w:rsidR="00000000" w:rsidRPr="00000000">
        <w:rPr>
          <w:rtl w:val="0"/>
        </w:rPr>
        <w:t xml:space="preserve">x</w:t>
      </w:r>
      <w:r w:rsidDel="00000000" w:rsidR="00000000" w:rsidRPr="00000000">
        <w:rPr>
          <w:rFonts w:ascii="Cambria Math" w:cs="Cambria Math" w:eastAsia="Cambria Math" w:hAnsi="Cambria Math"/>
          <w:rtl w:val="0"/>
        </w:rPr>
        <w:t xml:space="preserve">ₐ</w:t>
      </w:r>
      <w:r w:rsidDel="00000000" w:rsidR="00000000" w:rsidRPr="00000000">
        <w:rPr>
          <w:rtl w:val="0"/>
        </w:rPr>
      </w:r>
    </w:p>
    <w:p w:rsidR="00000000" w:rsidDel="00000000" w:rsidP="00000000" w:rsidRDefault="00000000" w:rsidRPr="00000000" w14:paraId="00000123">
      <w:pPr>
        <w:ind w:left="360" w:firstLine="0"/>
        <w:rPr/>
      </w:pPr>
      <w:r w:rsidDel="00000000" w:rsidR="00000000" w:rsidRPr="00000000">
        <w:rPr>
          <w:rtl w:val="0"/>
        </w:rPr>
        <w:t xml:space="preserve">y</w:t>
      </w:r>
      <w:r w:rsidDel="00000000" w:rsidR="00000000" w:rsidRPr="00000000">
        <w:rPr>
          <w:rFonts w:ascii="Cambria Math" w:cs="Cambria Math" w:eastAsia="Cambria Math" w:hAnsi="Cambria Math"/>
          <w:rtl w:val="0"/>
        </w:rPr>
        <w:t xml:space="preserve">ₐ</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Poisson(λ</w:t>
      </w:r>
      <w:r w:rsidDel="00000000" w:rsidR="00000000" w:rsidRPr="00000000">
        <w:rPr>
          <w:rFonts w:ascii="Cambria Math" w:cs="Cambria Math" w:eastAsia="Cambria Math" w:hAnsi="Cambria Math"/>
          <w:rtl w:val="0"/>
        </w:rPr>
        <w:t xml:space="preserve">ₐ</w:t>
      </w:r>
      <w:r w:rsidDel="00000000" w:rsidR="00000000" w:rsidRPr="00000000">
        <w:rPr>
          <w:rtl w:val="0"/>
        </w:rPr>
        <w:t xml:space="preserve">)</w:t>
      </w:r>
    </w:p>
    <w:p w:rsidR="00000000" w:rsidDel="00000000" w:rsidP="00000000" w:rsidRDefault="00000000" w:rsidRPr="00000000" w14:paraId="00000124">
      <w:pPr>
        <w:numPr>
          <w:ilvl w:val="0"/>
          <w:numId w:val="78"/>
        </w:numPr>
        <w:ind w:left="720" w:hanging="360"/>
        <w:rPr/>
      </w:pPr>
      <w:r w:rsidDel="00000000" w:rsidR="00000000" w:rsidRPr="00000000">
        <w:rPr>
          <w:b w:val="1"/>
          <w:rtl w:val="0"/>
        </w:rPr>
        <w:t xml:space="preserve">Random Component:</w:t>
      </w:r>
      <w:r w:rsidDel="00000000" w:rsidR="00000000" w:rsidRPr="00000000">
        <w:rPr>
          <w:rtl w:val="0"/>
        </w:rPr>
        <w:t xml:space="preserve"> is the distribution of the error term, i.e., normal distribution for linear regression.</w:t>
      </w:r>
    </w:p>
    <w:p w:rsidR="00000000" w:rsidDel="00000000" w:rsidP="00000000" w:rsidRDefault="00000000" w:rsidRPr="00000000" w14:paraId="00000125">
      <w:pPr>
        <w:numPr>
          <w:ilvl w:val="0"/>
          <w:numId w:val="78"/>
        </w:numPr>
        <w:ind w:left="720" w:hanging="360"/>
        <w:rPr/>
      </w:pPr>
      <w:r w:rsidDel="00000000" w:rsidR="00000000" w:rsidRPr="00000000">
        <w:rPr>
          <w:b w:val="1"/>
          <w:rtl w:val="0"/>
        </w:rPr>
        <w:t xml:space="preserve">Systematic Component:</w:t>
      </w:r>
      <w:r w:rsidDel="00000000" w:rsidR="00000000" w:rsidRPr="00000000">
        <w:rPr>
          <w:rtl w:val="0"/>
        </w:rPr>
        <w:t xml:space="preserve"> is the explanatory variables, i.e., the predictors combined in a linear combination.</w:t>
      </w:r>
    </w:p>
    <w:p w:rsidR="00000000" w:rsidDel="00000000" w:rsidP="00000000" w:rsidRDefault="00000000" w:rsidRPr="00000000" w14:paraId="00000126">
      <w:pPr>
        <w:numPr>
          <w:ilvl w:val="0"/>
          <w:numId w:val="78"/>
        </w:numPr>
        <w:ind w:left="720" w:hanging="360"/>
        <w:rPr/>
      </w:pPr>
      <w:r w:rsidDel="00000000" w:rsidR="00000000" w:rsidRPr="00000000">
        <w:rPr>
          <w:b w:val="1"/>
          <w:rtl w:val="0"/>
        </w:rPr>
        <w:t xml:space="preserve">Link Function:</w:t>
      </w:r>
      <w:r w:rsidDel="00000000" w:rsidR="00000000" w:rsidRPr="00000000">
        <w:rPr>
          <w:rtl w:val="0"/>
        </w:rPr>
        <w:t xml:space="preserve"> is the link between the random and system components, i.e., a linear regression, logit regression, etc.</w:t>
      </w:r>
    </w:p>
    <w:p w:rsidR="00000000" w:rsidDel="00000000" w:rsidP="00000000" w:rsidRDefault="00000000" w:rsidRPr="00000000" w14:paraId="00000127">
      <w:pPr>
        <w:rPr/>
      </w:pPr>
      <w:r w:rsidDel="00000000" w:rsidR="00000000" w:rsidRPr="00000000">
        <w:rPr>
          <w:rtl w:val="0"/>
        </w:rPr>
        <w:t xml:space="preserve">Note that in GLMs, the response variable is still a linear combination of weights and predictors.</w:t>
      </w:r>
    </w:p>
    <w:p w:rsidR="00000000" w:rsidDel="00000000" w:rsidP="00000000" w:rsidRDefault="00000000" w:rsidRPr="00000000" w14:paraId="00000128">
      <w:pPr>
        <w:rPr/>
      </w:pPr>
      <w:r w:rsidDel="00000000" w:rsidR="00000000" w:rsidRPr="00000000">
        <w:rPr>
          <w:rtl w:val="0"/>
        </w:rPr>
        <w:t xml:space="preserve">Regression can also use the weights and predictors nonlinearly; the most common examples of this are polynomial regressions, splines, and general additive models. While interesting, these techniques are rarely asked about in interviews and thus are beyond the scope of this book.</w:t>
      </w:r>
    </w:p>
    <w:p w:rsidR="00000000" w:rsidDel="00000000" w:rsidP="00000000" w:rsidRDefault="00000000" w:rsidRPr="00000000" w14:paraId="00000129">
      <w:pPr>
        <w:rPr>
          <w:b w:val="1"/>
        </w:rPr>
      </w:pPr>
      <w:r w:rsidDel="00000000" w:rsidR="00000000" w:rsidRPr="00000000">
        <w:rPr>
          <w:b w:val="1"/>
          <w:rtl w:val="0"/>
        </w:rPr>
        <w:t xml:space="preserve">Classification</w:t>
      </w:r>
    </w:p>
    <w:p w:rsidR="00000000" w:rsidDel="00000000" w:rsidP="00000000" w:rsidRDefault="00000000" w:rsidRPr="00000000" w14:paraId="0000012A">
      <w:pPr>
        <w:rPr>
          <w:b w:val="1"/>
        </w:rPr>
      </w:pPr>
      <w:r w:rsidDel="00000000" w:rsidR="00000000" w:rsidRPr="00000000">
        <w:rPr>
          <w:b w:val="1"/>
          <w:rtl w:val="0"/>
        </w:rPr>
        <w:t xml:space="preserve">General Framework</w:t>
      </w:r>
    </w:p>
    <w:p w:rsidR="00000000" w:rsidDel="00000000" w:rsidP="00000000" w:rsidRDefault="00000000" w:rsidRPr="00000000" w14:paraId="0000012B">
      <w:pPr>
        <w:rPr/>
      </w:pPr>
      <w:r w:rsidDel="00000000" w:rsidR="00000000" w:rsidRPr="00000000">
        <w:rPr>
          <w:rtl w:val="0"/>
        </w:rPr>
        <w:t xml:space="preserve">Interview questions related to classification algorithms are commonly asked during interviews due to the abundance of real-life applications for assigning categories to things. For example, classifying users as likely to churn or not, predicting whether a person will click on an ad or not, and distinguishing fraudulent transactions from legitimate ones are all applications of the classification techniques we mention in this section.</w:t>
      </w:r>
    </w:p>
    <w:p w:rsidR="00000000" w:rsidDel="00000000" w:rsidP="00000000" w:rsidRDefault="00000000" w:rsidRPr="00000000" w14:paraId="0000012C">
      <w:pPr>
        <w:rPr/>
      </w:pPr>
      <w:r w:rsidDel="00000000" w:rsidR="00000000" w:rsidRPr="00000000">
        <w:rPr>
          <w:rtl w:val="0"/>
        </w:rPr>
        <w:t xml:space="preserve">The goal of classification is to assign a given data point to one of KKK possible classes instead of calculating a continuous value (as in regression). The two types of classification models are </w:t>
      </w:r>
      <w:r w:rsidDel="00000000" w:rsidR="00000000" w:rsidRPr="00000000">
        <w:rPr>
          <w:b w:val="1"/>
          <w:rtl w:val="0"/>
        </w:rPr>
        <w:t xml:space="preserve">generative models</w:t>
      </w:r>
      <w:r w:rsidDel="00000000" w:rsidR="00000000" w:rsidRPr="00000000">
        <w:rPr>
          <w:rtl w:val="0"/>
        </w:rPr>
        <w:t xml:space="preserve"> and </w:t>
      </w:r>
      <w:r w:rsidDel="00000000" w:rsidR="00000000" w:rsidRPr="00000000">
        <w:rPr>
          <w:b w:val="1"/>
          <w:rtl w:val="0"/>
        </w:rPr>
        <w:t xml:space="preserve">discriminative models</w:t>
      </w:r>
      <w:r w:rsidDel="00000000" w:rsidR="00000000" w:rsidRPr="00000000">
        <w:rPr>
          <w:rtl w:val="0"/>
        </w:rPr>
        <w:t xml:space="preserve">. Generative models deal with the joint distribution of XXX and YYY, which is defined as follows:</w:t>
      </w:r>
    </w:p>
    <w:p w:rsidR="00000000" w:rsidDel="00000000" w:rsidP="00000000" w:rsidRDefault="00000000" w:rsidRPr="00000000" w14:paraId="0000012D">
      <w:pPr>
        <w:rPr/>
      </w:pPr>
      <w:r w:rsidDel="00000000" w:rsidR="00000000" w:rsidRPr="00000000">
        <w:rPr>
          <w:rtl w:val="0"/>
        </w:rPr>
        <w:t xml:space="preserve">p(X,Y)=p(Y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X)p(X)</w:t>
      </w:r>
    </w:p>
    <w:p w:rsidR="00000000" w:rsidDel="00000000" w:rsidP="00000000" w:rsidRDefault="00000000" w:rsidRPr="00000000" w14:paraId="0000012E">
      <w:pPr>
        <w:rPr/>
      </w:pPr>
      <w:r w:rsidDel="00000000" w:rsidR="00000000" w:rsidRPr="00000000">
        <w:rPr>
          <w:rtl w:val="0"/>
        </w:rPr>
        <w:t xml:space="preserve">Maximizing a posterior probability distribution produces decision boundaries between classes where the resulting posterior probability is equivalent. The second type of model is </w:t>
      </w:r>
      <w:r w:rsidDel="00000000" w:rsidR="00000000" w:rsidRPr="00000000">
        <w:rPr>
          <w:b w:val="1"/>
          <w:rtl w:val="0"/>
        </w:rPr>
        <w:t xml:space="preserve">discriminative</w:t>
      </w:r>
      <w:r w:rsidDel="00000000" w:rsidR="00000000" w:rsidRPr="00000000">
        <w:rPr>
          <w:rtl w:val="0"/>
        </w:rPr>
        <w:t xml:space="preserve">. It determines a decision boundary by choosing the class that maximizes the probability.</w:t>
      </w:r>
    </w:p>
    <w:p w:rsidR="00000000" w:rsidDel="00000000" w:rsidP="00000000" w:rsidRDefault="00000000" w:rsidRPr="00000000" w14:paraId="0000012F">
      <w:pPr>
        <w:rPr/>
      </w:pPr>
      <w:r w:rsidDel="00000000" w:rsidR="00000000" w:rsidRPr="00000000">
        <w:rPr>
          <w:rtl w:val="0"/>
        </w:rPr>
        <w:t xml:space="preserve">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=argkmax</w:t>
      </w:r>
      <w:r w:rsidDel="00000000" w:rsidR="00000000" w:rsidRPr="00000000">
        <w:rPr>
          <w:rFonts w:ascii="Arial" w:cs="Arial" w:eastAsia="Arial" w:hAnsi="Arial"/>
          <w:rtl w:val="0"/>
        </w:rPr>
        <w:t xml:space="preserve">​</w:t>
      </w:r>
      <w:r w:rsidDel="00000000" w:rsidR="00000000" w:rsidRPr="00000000">
        <w:rPr>
          <w:rtl w:val="0"/>
        </w:rPr>
        <w:t xml:space="preserve">p(Y=k</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w:t>
      </w:r>
    </w:p>
    <w:p w:rsidR="00000000" w:rsidDel="00000000" w:rsidP="00000000" w:rsidRDefault="00000000" w:rsidRPr="00000000" w14:paraId="00000130">
      <w:pPr>
        <w:rPr/>
      </w:pPr>
      <w:r w:rsidDel="00000000" w:rsidR="00000000" w:rsidRPr="00000000">
        <w:rPr>
          <w:rtl w:val="0"/>
        </w:rPr>
        <w:t xml:space="preserve">Thus, both methods choose a predicted class that maximizes the posterior probability distribution; the difference is simply the approach. While traditional classification deals with just two classes (0 or 1), multi-class classification is common, and many of the below methods can be adapted to handle multiple labels.</w:t>
      </w:r>
    </w:p>
    <w:p w:rsidR="00000000" w:rsidDel="00000000" w:rsidP="00000000" w:rsidRDefault="00000000" w:rsidRPr="00000000" w14:paraId="000001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Evaluating Classifiers</w:t>
      </w:r>
    </w:p>
    <w:p w:rsidR="00000000" w:rsidDel="00000000" w:rsidP="00000000" w:rsidRDefault="00000000" w:rsidRPr="00000000" w14:paraId="00000133">
      <w:pPr>
        <w:rPr/>
      </w:pPr>
      <w:r w:rsidDel="00000000" w:rsidR="00000000" w:rsidRPr="00000000">
        <w:rPr>
          <w:rtl w:val="0"/>
        </w:rPr>
        <w:t xml:space="preserve">Before we detail the various classification algorithms like logistic regression and Naive Bayes, it’s essential to understand how to evaluate the predictive power of a classification model.</w:t>
      </w:r>
    </w:p>
    <w:p w:rsidR="00000000" w:rsidDel="00000000" w:rsidP="00000000" w:rsidRDefault="00000000" w:rsidRPr="00000000" w14:paraId="00000134">
      <w:pPr>
        <w:rPr/>
      </w:pPr>
      <w:r w:rsidDel="00000000" w:rsidR="00000000" w:rsidRPr="00000000">
        <w:rPr>
          <w:rtl w:val="0"/>
        </w:rPr>
        <w:t xml:space="preserve">Say you are trying to predict whether an individual has a rare cancer that only happens to 1 in 10,000 people. By default, you could simply predict that every person doesn’t have cancer and be accurate 99.99% of the time. But clearly, this isn’t a helpful model—Pfizer won’t be acquiring our diagnostic test anytime soon! Given imbalanced classes, assessing accuracy alone is not enough—this is known as the “accuracy paradox” and is the reason why it’s critical to look at other measures for misclassified observations.</w:t>
      </w:r>
    </w:p>
    <w:p w:rsidR="00000000" w:rsidDel="00000000" w:rsidP="00000000" w:rsidRDefault="00000000" w:rsidRPr="00000000" w14:paraId="000001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Building and Interpreting a Confusion Matrix</w:t>
      </w:r>
    </w:p>
    <w:p w:rsidR="00000000" w:rsidDel="00000000" w:rsidP="00000000" w:rsidRDefault="00000000" w:rsidRPr="00000000" w14:paraId="00000137">
      <w:pPr>
        <w:rPr/>
      </w:pPr>
      <w:r w:rsidDel="00000000" w:rsidR="00000000" w:rsidRPr="00000000">
        <w:rPr>
          <w:rtl w:val="0"/>
        </w:rPr>
        <w:t xml:space="preserve">When building a classifier, we want to minimize the number of misclassified observations, which in binary cases can be termed </w:t>
      </w:r>
      <w:r w:rsidDel="00000000" w:rsidR="00000000" w:rsidRPr="00000000">
        <w:rPr>
          <w:b w:val="1"/>
          <w:rtl w:val="0"/>
        </w:rPr>
        <w:t xml:space="preserve">false positives</w:t>
      </w:r>
      <w:r w:rsidDel="00000000" w:rsidR="00000000" w:rsidRPr="00000000">
        <w:rPr>
          <w:rtl w:val="0"/>
        </w:rPr>
        <w:t xml:space="preserve"> and </w:t>
      </w:r>
      <w:r w:rsidDel="00000000" w:rsidR="00000000" w:rsidRPr="00000000">
        <w:rPr>
          <w:b w:val="1"/>
          <w:rtl w:val="0"/>
        </w:rPr>
        <w:t xml:space="preserve">false negatives</w:t>
      </w:r>
      <w:r w:rsidDel="00000000" w:rsidR="00000000" w:rsidRPr="00000000">
        <w:rPr>
          <w:rtl w:val="0"/>
        </w:rPr>
        <w:t xml:space="preserve">.</w:t>
      </w:r>
    </w:p>
    <w:p w:rsidR="00000000" w:rsidDel="00000000" w:rsidP="00000000" w:rsidRDefault="00000000" w:rsidRPr="00000000" w14:paraId="00000138">
      <w:pPr>
        <w:numPr>
          <w:ilvl w:val="0"/>
          <w:numId w:val="89"/>
        </w:numPr>
        <w:ind w:left="720" w:hanging="360"/>
        <w:rPr/>
      </w:pPr>
      <w:r w:rsidDel="00000000" w:rsidR="00000000" w:rsidRPr="00000000">
        <w:rPr>
          <w:rtl w:val="0"/>
        </w:rPr>
        <w:t xml:space="preserve">In a </w:t>
      </w:r>
      <w:r w:rsidDel="00000000" w:rsidR="00000000" w:rsidRPr="00000000">
        <w:rPr>
          <w:b w:val="1"/>
          <w:rtl w:val="0"/>
        </w:rPr>
        <w:t xml:space="preserve">false positive</w:t>
      </w:r>
      <w:r w:rsidDel="00000000" w:rsidR="00000000" w:rsidRPr="00000000">
        <w:rPr>
          <w:rtl w:val="0"/>
        </w:rPr>
        <w:t xml:space="preserve">, the model incorrectly predicts that an instance belongs to the positive class. For the cancer detection example, a false positive means classifying an individual as having cancer when, in reality, the person does not have it.</w:t>
      </w:r>
    </w:p>
    <w:p w:rsidR="00000000" w:rsidDel="00000000" w:rsidP="00000000" w:rsidRDefault="00000000" w:rsidRPr="00000000" w14:paraId="00000139">
      <w:pPr>
        <w:numPr>
          <w:ilvl w:val="0"/>
          <w:numId w:val="89"/>
        </w:numPr>
        <w:ind w:left="720" w:hanging="360"/>
        <w:rPr/>
      </w:pPr>
      <w:r w:rsidDel="00000000" w:rsidR="00000000" w:rsidRPr="00000000">
        <w:rPr>
          <w:rtl w:val="0"/>
        </w:rPr>
        <w:t xml:space="preserve">On the other hand, a </w:t>
      </w:r>
      <w:r w:rsidDel="00000000" w:rsidR="00000000" w:rsidRPr="00000000">
        <w:rPr>
          <w:b w:val="1"/>
          <w:rtl w:val="0"/>
        </w:rPr>
        <w:t xml:space="preserve">false negative</w:t>
      </w:r>
      <w:r w:rsidDel="00000000" w:rsidR="00000000" w:rsidRPr="00000000">
        <w:rPr>
          <w:rtl w:val="0"/>
        </w:rPr>
        <w:t xml:space="preserve"> occurs when the model incorrectly produces a negative class. In the cancer diagnostic case, this would mean saying a person doesn’t have cancer when, in fact, they do.</w:t>
      </w:r>
    </w:p>
    <w:p w:rsidR="00000000" w:rsidDel="00000000" w:rsidP="00000000" w:rsidRDefault="00000000" w:rsidRPr="00000000" w14:paraId="0000013A">
      <w:pPr>
        <w:rPr/>
      </w:pPr>
      <w:r w:rsidDel="00000000" w:rsidR="00000000" w:rsidRPr="00000000">
        <w:rPr>
          <w:rtl w:val="0"/>
        </w:rPr>
        <w:t xml:space="preserve">A </w:t>
      </w:r>
      <w:r w:rsidDel="00000000" w:rsidR="00000000" w:rsidRPr="00000000">
        <w:rPr>
          <w:b w:val="1"/>
          <w:rtl w:val="0"/>
        </w:rPr>
        <w:t xml:space="preserve">confusion matrix</w:t>
      </w:r>
      <w:r w:rsidDel="00000000" w:rsidR="00000000" w:rsidRPr="00000000">
        <w:rPr>
          <w:rtl w:val="0"/>
        </w:rPr>
        <w:t xml:space="preserve"> helps organize and visualize this information. Each row represents the actual number of observations in a class, and each column represents the number of observations predicted as belonging to a class.</w:t>
      </w:r>
    </w:p>
    <w:p w:rsidR="00000000" w:rsidDel="00000000" w:rsidP="00000000" w:rsidRDefault="00000000" w:rsidRPr="00000000" w14:paraId="0000013B">
      <w:pPr>
        <w:rPr/>
      </w:pPr>
      <w:r w:rsidDel="00000000" w:rsidR="00000000" w:rsidRPr="00000000">
        <w:rPr/>
        <w:drawing>
          <wp:inline distB="0" distT="0" distL="0" distR="0">
            <wp:extent cx="5731510" cy="2597150"/>
            <wp:effectExtent b="0" l="0" r="0" t="0"/>
            <wp:docPr id="199048670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510" cy="25971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Precision and Recall</w:t>
      </w:r>
    </w:p>
    <w:p w:rsidR="00000000" w:rsidDel="00000000" w:rsidP="00000000" w:rsidRDefault="00000000" w:rsidRPr="00000000" w14:paraId="0000013E">
      <w:pPr>
        <w:rPr/>
      </w:pPr>
      <w:r w:rsidDel="00000000" w:rsidR="00000000" w:rsidRPr="00000000">
        <w:rPr>
          <w:rtl w:val="0"/>
        </w:rPr>
        <w:t xml:space="preserve">Two metrics that go beyond accuracy are </w:t>
      </w:r>
      <w:r w:rsidDel="00000000" w:rsidR="00000000" w:rsidRPr="00000000">
        <w:rPr>
          <w:b w:val="1"/>
          <w:rtl w:val="0"/>
        </w:rPr>
        <w:t xml:space="preserve">precision</w:t>
      </w:r>
      <w:r w:rsidDel="00000000" w:rsidR="00000000" w:rsidRPr="00000000">
        <w:rPr>
          <w:rtl w:val="0"/>
        </w:rPr>
        <w:t xml:space="preserve"> and </w:t>
      </w:r>
      <w:r w:rsidDel="00000000" w:rsidR="00000000" w:rsidRPr="00000000">
        <w:rPr>
          <w:b w:val="1"/>
          <w:rtl w:val="0"/>
        </w:rPr>
        <w:t xml:space="preserve">recall</w:t>
      </w:r>
      <w:r w:rsidDel="00000000" w:rsidR="00000000" w:rsidRPr="00000000">
        <w:rPr>
          <w:rtl w:val="0"/>
        </w:rPr>
        <w:t xml:space="preserve">. In classification, precision is the actual positive proportion of observations that were predicted positive by the classifier. In the cancer diagnostic example, it’s the percentage of people you said would have cancer who actually ended up having the disease.</w:t>
      </w:r>
    </w:p>
    <w:p w:rsidR="00000000" w:rsidDel="00000000" w:rsidP="00000000" w:rsidRDefault="00000000" w:rsidRPr="00000000" w14:paraId="0000013F">
      <w:pPr>
        <w:rPr/>
      </w:pPr>
      <w:r w:rsidDel="00000000" w:rsidR="00000000" w:rsidRPr="00000000">
        <w:rPr>
          <w:b w:val="1"/>
          <w:rtl w:val="0"/>
        </w:rPr>
        <w:t xml:space="preserve">Recall</w:t>
      </w:r>
      <w:r w:rsidDel="00000000" w:rsidR="00000000" w:rsidRPr="00000000">
        <w:rPr>
          <w:rtl w:val="0"/>
        </w:rPr>
        <w:t xml:space="preserve">, also known as </w:t>
      </w:r>
      <w:r w:rsidDel="00000000" w:rsidR="00000000" w:rsidRPr="00000000">
        <w:rPr>
          <w:b w:val="1"/>
          <w:rtl w:val="0"/>
        </w:rPr>
        <w:t xml:space="preserve">sensitivity</w:t>
      </w:r>
      <w:r w:rsidDel="00000000" w:rsidR="00000000" w:rsidRPr="00000000">
        <w:rPr>
          <w:rtl w:val="0"/>
        </w:rPr>
        <w:t xml:space="preserve">, is the percentage of total positive cases captured out of all positive cases. It’s essentially how well you do in finding people with cancer.</w:t>
      </w:r>
    </w:p>
    <w:p w:rsidR="00000000" w:rsidDel="00000000" w:rsidP="00000000" w:rsidRDefault="00000000" w:rsidRPr="00000000" w14:paraId="00000140">
      <w:pPr>
        <w:rPr>
          <w:b w:val="1"/>
        </w:rPr>
      </w:pPr>
      <w:r w:rsidDel="00000000" w:rsidR="00000000" w:rsidRPr="00000000">
        <w:rPr>
          <w:b w:val="1"/>
          <w:rtl w:val="0"/>
        </w:rPr>
        <w:t xml:space="preserve">Precision vs. Recall Tradeoff</w:t>
      </w:r>
    </w:p>
    <w:p w:rsidR="00000000" w:rsidDel="00000000" w:rsidP="00000000" w:rsidRDefault="00000000" w:rsidRPr="00000000" w14:paraId="00000141">
      <w:pPr>
        <w:rPr/>
      </w:pPr>
      <w:r w:rsidDel="00000000" w:rsidR="00000000" w:rsidRPr="00000000">
        <w:rPr>
          <w:rtl w:val="0"/>
        </w:rPr>
        <w:t xml:space="preserve">In real-world modeling, there’s a natural tradeoff between optimizing for precision or recall. For example, having high recall—catching most people who have cancer—ends up saving the lives of some people with the disease. However, this often leads to misdiagnosing others who don’t truly have cancer, which subjects healthy people to undergo costly and dangerous treatments like chemotherapy for a cancer they never had.</w:t>
      </w:r>
    </w:p>
    <w:p w:rsidR="00000000" w:rsidDel="00000000" w:rsidP="00000000" w:rsidRDefault="00000000" w:rsidRPr="00000000" w14:paraId="00000142">
      <w:pPr>
        <w:rPr/>
      </w:pPr>
      <w:r w:rsidDel="00000000" w:rsidR="00000000" w:rsidRPr="00000000">
        <w:rPr>
          <w:rtl w:val="0"/>
        </w:rPr>
        <w:t xml:space="preserve">On the flip side, having high precision means being confident that when the diagnostic comes back positive, the person really has cancer. However, this often means missing some people who truly have the disease. These patients with missed diagnoses may gain a false sense of security, and their cancer, left unchecked, could lead to fatal outcomes.</w:t>
      </w:r>
    </w:p>
    <w:p w:rsidR="00000000" w:rsidDel="00000000" w:rsidP="00000000" w:rsidRDefault="00000000" w:rsidRPr="00000000" w14:paraId="00000143">
      <w:pPr>
        <w:rPr/>
      </w:pPr>
      <w:r w:rsidDel="00000000" w:rsidR="00000000" w:rsidRPr="00000000">
        <w:rPr>
          <w:rtl w:val="0"/>
        </w:rPr>
        <w:t xml:space="preserve">During interviews, be prepared to talk about the precision versus recall tradeoff. For open-ended questions and take-home challenges, be sure to contextualize the business and product impact of a false positive or a false negative. In cases where both precision and recall are equally important, you can optimize the </w:t>
      </w:r>
      <w:r w:rsidDel="00000000" w:rsidR="00000000" w:rsidRPr="00000000">
        <w:rPr>
          <w:b w:val="1"/>
          <w:rtl w:val="0"/>
        </w:rPr>
        <w:t xml:space="preserve">F1 score</w:t>
      </w:r>
      <w:r w:rsidDel="00000000" w:rsidR="00000000" w:rsidRPr="00000000">
        <w:rPr>
          <w:rtl w:val="0"/>
        </w:rPr>
        <w:t xml:space="preserve">, which is the harmonic mean of precision and recall:</w:t>
      </w:r>
    </w:p>
    <w:p w:rsidR="00000000" w:rsidDel="00000000" w:rsidP="00000000" w:rsidRDefault="00000000" w:rsidRPr="00000000" w14:paraId="00000144">
      <w:pPr>
        <w:rPr/>
      </w:pPr>
      <w:r w:rsidDel="00000000" w:rsidR="00000000" w:rsidRPr="00000000">
        <w:rPr>
          <w:rtl w:val="0"/>
        </w:rPr>
        <w:t xml:space="preserve">F1=2</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precision</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recallprecision)/(precision+recall)</w:t>
      </w:r>
    </w:p>
    <w:p w:rsidR="00000000" w:rsidDel="00000000" w:rsidP="00000000" w:rsidRDefault="00000000" w:rsidRPr="00000000" w14:paraId="000001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Visualizing Classifier Performance</w:t>
      </w:r>
    </w:p>
    <w:p w:rsidR="00000000" w:rsidDel="00000000" w:rsidP="00000000" w:rsidRDefault="00000000" w:rsidRPr="00000000" w14:paraId="00000147">
      <w:pPr>
        <w:rPr/>
      </w:pPr>
      <w:r w:rsidDel="00000000" w:rsidR="00000000" w:rsidRPr="00000000">
        <w:rPr>
          <w:rtl w:val="0"/>
        </w:rPr>
        <w:t xml:space="preserve">Besides precision, recall, and the F1 score, another popular way to evaluate classifiers is the receiver operating characteristic (ROC) curve. The ROC curve plots the true positive rate versus the false positive rate for various thresholds. The area under the curve (AUC) measures how well the classifier separates classes.</w:t>
      </w:r>
    </w:p>
    <w:p w:rsidR="00000000" w:rsidDel="00000000" w:rsidP="00000000" w:rsidRDefault="00000000" w:rsidRPr="00000000" w14:paraId="00000148">
      <w:pPr>
        <w:rPr/>
      </w:pPr>
      <w:r w:rsidDel="00000000" w:rsidR="00000000" w:rsidRPr="00000000">
        <w:rPr>
          <w:rtl w:val="0"/>
        </w:rPr>
        <w:t xml:space="preserve">The AUC of the ROC curve is between zero and one, and a higher number means the model performs better in separating the classes. The most optimal curve is one that "hugs" the top-left corner of the plot. This indicates that the model has a high true-positive rate and relatively low false-positive rate.</w:t>
      </w:r>
    </w:p>
    <w:p w:rsidR="00000000" w:rsidDel="00000000" w:rsidP="00000000" w:rsidRDefault="00000000" w:rsidRPr="00000000" w14:paraId="00000149">
      <w:pPr>
        <w:rPr/>
      </w:pPr>
      <w:r w:rsidDel="00000000" w:rsidR="00000000" w:rsidRPr="00000000">
        <w:rPr/>
        <w:drawing>
          <wp:inline distB="0" distT="0" distL="0" distR="0">
            <wp:extent cx="4012602" cy="2485982"/>
            <wp:effectExtent b="0" l="0" r="0" t="0"/>
            <wp:docPr id="199048670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012602" cy="2485982"/>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The figure represents a </w:t>
      </w:r>
      <w:r w:rsidDel="00000000" w:rsidR="00000000" w:rsidRPr="00000000">
        <w:rPr>
          <w:b w:val="1"/>
          <w:rtl w:val="0"/>
        </w:rPr>
        <w:t xml:space="preserve">Receiver Operating Characteristic (ROC) Curve</w:t>
      </w:r>
      <w:r w:rsidDel="00000000" w:rsidR="00000000" w:rsidRPr="00000000">
        <w:rPr>
          <w:rtl w:val="0"/>
        </w:rPr>
        <w:t xml:space="preserve">, which is used to evaluate the performance of a binary classification model.</w:t>
      </w:r>
    </w:p>
    <w:p w:rsidR="00000000" w:rsidDel="00000000" w:rsidP="00000000" w:rsidRDefault="00000000" w:rsidRPr="00000000" w14:paraId="0000014B">
      <w:pPr>
        <w:rPr>
          <w:b w:val="1"/>
        </w:rPr>
      </w:pPr>
      <w:r w:rsidDel="00000000" w:rsidR="00000000" w:rsidRPr="00000000">
        <w:rPr>
          <w:b w:val="1"/>
          <w:rtl w:val="0"/>
        </w:rPr>
        <w:t xml:space="preserve">Explanation:</w:t>
      </w:r>
    </w:p>
    <w:p w:rsidR="00000000" w:rsidDel="00000000" w:rsidP="00000000" w:rsidRDefault="00000000" w:rsidRPr="00000000" w14:paraId="0000014C">
      <w:pPr>
        <w:numPr>
          <w:ilvl w:val="0"/>
          <w:numId w:val="142"/>
        </w:numPr>
        <w:ind w:left="720" w:hanging="360"/>
        <w:rPr/>
      </w:pPr>
      <w:r w:rsidDel="00000000" w:rsidR="00000000" w:rsidRPr="00000000">
        <w:rPr>
          <w:b w:val="1"/>
          <w:rtl w:val="0"/>
        </w:rPr>
        <w:t xml:space="preserve">Axes:</w:t>
      </w:r>
      <w:r w:rsidDel="00000000" w:rsidR="00000000" w:rsidRPr="00000000">
        <w:rPr>
          <w:rtl w:val="0"/>
        </w:rPr>
      </w:r>
    </w:p>
    <w:p w:rsidR="00000000" w:rsidDel="00000000" w:rsidP="00000000" w:rsidRDefault="00000000" w:rsidRPr="00000000" w14:paraId="0000014D">
      <w:pPr>
        <w:numPr>
          <w:ilvl w:val="1"/>
          <w:numId w:val="142"/>
        </w:numPr>
        <w:ind w:left="1440" w:hanging="360"/>
        <w:rPr/>
      </w:pPr>
      <w:r w:rsidDel="00000000" w:rsidR="00000000" w:rsidRPr="00000000">
        <w:rPr>
          <w:b w:val="1"/>
          <w:rtl w:val="0"/>
        </w:rPr>
        <w:t xml:space="preserve">X-axis:</w:t>
      </w:r>
      <w:r w:rsidDel="00000000" w:rsidR="00000000" w:rsidRPr="00000000">
        <w:rPr>
          <w:rtl w:val="0"/>
        </w:rPr>
        <w:t xml:space="preserve"> False Positive Rate (FPR), representing the proportion of negative cases incorrectly classified as positive.</w:t>
      </w:r>
    </w:p>
    <w:p w:rsidR="00000000" w:rsidDel="00000000" w:rsidP="00000000" w:rsidRDefault="00000000" w:rsidRPr="00000000" w14:paraId="0000014E">
      <w:pPr>
        <w:numPr>
          <w:ilvl w:val="1"/>
          <w:numId w:val="142"/>
        </w:numPr>
        <w:ind w:left="1440" w:hanging="360"/>
        <w:rPr/>
      </w:pPr>
      <w:r w:rsidDel="00000000" w:rsidR="00000000" w:rsidRPr="00000000">
        <w:rPr>
          <w:b w:val="1"/>
          <w:rtl w:val="0"/>
        </w:rPr>
        <w:t xml:space="preserve">Y-axis:</w:t>
      </w:r>
      <w:r w:rsidDel="00000000" w:rsidR="00000000" w:rsidRPr="00000000">
        <w:rPr>
          <w:rtl w:val="0"/>
        </w:rPr>
        <w:t xml:space="preserve"> True Positive Rate (TPR), also known as sensitivity or recall, representing the proportion of positive cases correctly classified.</w:t>
      </w:r>
    </w:p>
    <w:p w:rsidR="00000000" w:rsidDel="00000000" w:rsidP="00000000" w:rsidRDefault="00000000" w:rsidRPr="00000000" w14:paraId="0000014F">
      <w:pPr>
        <w:numPr>
          <w:ilvl w:val="0"/>
          <w:numId w:val="142"/>
        </w:numPr>
        <w:ind w:left="720" w:hanging="360"/>
        <w:rPr/>
      </w:pPr>
      <w:r w:rsidDel="00000000" w:rsidR="00000000" w:rsidRPr="00000000">
        <w:rPr>
          <w:b w:val="1"/>
          <w:rtl w:val="0"/>
        </w:rPr>
        <w:t xml:space="preserve">Curves:</w:t>
      </w:r>
      <w:r w:rsidDel="00000000" w:rsidR="00000000" w:rsidRPr="00000000">
        <w:rPr>
          <w:rtl w:val="0"/>
        </w:rPr>
      </w:r>
    </w:p>
    <w:p w:rsidR="00000000" w:rsidDel="00000000" w:rsidP="00000000" w:rsidRDefault="00000000" w:rsidRPr="00000000" w14:paraId="00000150">
      <w:pPr>
        <w:numPr>
          <w:ilvl w:val="1"/>
          <w:numId w:val="142"/>
        </w:numPr>
        <w:ind w:left="1440" w:hanging="360"/>
        <w:rPr/>
      </w:pPr>
      <w:r w:rsidDel="00000000" w:rsidR="00000000" w:rsidRPr="00000000">
        <w:rPr>
          <w:b w:val="1"/>
          <w:rtl w:val="0"/>
        </w:rPr>
        <w:t xml:space="preserve">Random Classifier (Diagonal Line):</w:t>
      </w:r>
      <w:r w:rsidDel="00000000" w:rsidR="00000000" w:rsidRPr="00000000">
        <w:rPr>
          <w:rtl w:val="0"/>
        </w:rPr>
        <w:t xml:space="preserve"> Represents the performance of a model that makes random predictions, with no discriminatory power. It has an Area Under the Curve (AUC) of 0.5.</w:t>
      </w:r>
    </w:p>
    <w:p w:rsidR="00000000" w:rsidDel="00000000" w:rsidP="00000000" w:rsidRDefault="00000000" w:rsidRPr="00000000" w14:paraId="00000151">
      <w:pPr>
        <w:numPr>
          <w:ilvl w:val="1"/>
          <w:numId w:val="142"/>
        </w:numPr>
        <w:ind w:left="1440" w:hanging="360"/>
        <w:rPr/>
      </w:pPr>
      <w:r w:rsidDel="00000000" w:rsidR="00000000" w:rsidRPr="00000000">
        <w:rPr>
          <w:b w:val="1"/>
          <w:rtl w:val="0"/>
        </w:rPr>
        <w:t xml:space="preserve">Perfect Classifier (Top Left Corner):</w:t>
      </w:r>
      <w:r w:rsidDel="00000000" w:rsidR="00000000" w:rsidRPr="00000000">
        <w:rPr>
          <w:rtl w:val="0"/>
        </w:rPr>
        <w:t xml:space="preserve"> An ideal model with perfect predictions, where the curve reaches (0,1) immediately, achieving an AUC of 1.0.</w:t>
      </w:r>
    </w:p>
    <w:p w:rsidR="00000000" w:rsidDel="00000000" w:rsidP="00000000" w:rsidRDefault="00000000" w:rsidRPr="00000000" w14:paraId="00000152">
      <w:pPr>
        <w:numPr>
          <w:ilvl w:val="1"/>
          <w:numId w:val="142"/>
        </w:numPr>
        <w:ind w:left="1440" w:hanging="360"/>
        <w:rPr/>
      </w:pPr>
      <w:r w:rsidDel="00000000" w:rsidR="00000000" w:rsidRPr="00000000">
        <w:rPr>
          <w:b w:val="1"/>
          <w:rtl w:val="0"/>
        </w:rPr>
        <w:t xml:space="preserve">Intermediate Curves:</w:t>
      </w:r>
      <w:r w:rsidDel="00000000" w:rsidR="00000000" w:rsidRPr="00000000">
        <w:rPr>
          <w:rtl w:val="0"/>
        </w:rPr>
        <w:t xml:space="preserve"> Represent the performance of actual classifiers. The closer a curve is to the top left corner, the better the model.</w:t>
      </w:r>
    </w:p>
    <w:p w:rsidR="00000000" w:rsidDel="00000000" w:rsidP="00000000" w:rsidRDefault="00000000" w:rsidRPr="00000000" w14:paraId="00000153">
      <w:pPr>
        <w:numPr>
          <w:ilvl w:val="0"/>
          <w:numId w:val="142"/>
        </w:numPr>
        <w:ind w:left="720" w:hanging="360"/>
        <w:rPr/>
      </w:pPr>
      <w:r w:rsidDel="00000000" w:rsidR="00000000" w:rsidRPr="00000000">
        <w:rPr>
          <w:b w:val="1"/>
          <w:rtl w:val="0"/>
        </w:rPr>
        <w:t xml:space="preserve">Key Insight:</w:t>
      </w:r>
      <w:r w:rsidDel="00000000" w:rsidR="00000000" w:rsidRPr="00000000">
        <w:rPr>
          <w:rtl w:val="0"/>
        </w:rPr>
      </w:r>
    </w:p>
    <w:p w:rsidR="00000000" w:rsidDel="00000000" w:rsidP="00000000" w:rsidRDefault="00000000" w:rsidRPr="00000000" w14:paraId="00000154">
      <w:pPr>
        <w:numPr>
          <w:ilvl w:val="1"/>
          <w:numId w:val="142"/>
        </w:numPr>
        <w:ind w:left="1440" w:hanging="360"/>
        <w:rPr/>
      </w:pPr>
      <w:r w:rsidDel="00000000" w:rsidR="00000000" w:rsidRPr="00000000">
        <w:rPr>
          <w:rtl w:val="0"/>
        </w:rPr>
        <w:t xml:space="preserve">The ROC Curve helps compare classifiers by showing the trade-off between TPR and FPR across different thresholds.</w:t>
      </w:r>
    </w:p>
    <w:p w:rsidR="00000000" w:rsidDel="00000000" w:rsidP="00000000" w:rsidRDefault="00000000" w:rsidRPr="00000000" w14:paraId="00000155">
      <w:pPr>
        <w:numPr>
          <w:ilvl w:val="1"/>
          <w:numId w:val="142"/>
        </w:numPr>
        <w:ind w:left="1440" w:hanging="360"/>
        <w:rPr/>
      </w:pPr>
      <w:r w:rsidDel="00000000" w:rsidR="00000000" w:rsidRPr="00000000">
        <w:rPr>
          <w:rtl w:val="0"/>
        </w:rPr>
        <w:t xml:space="preserve">The </w:t>
      </w:r>
      <w:r w:rsidDel="00000000" w:rsidR="00000000" w:rsidRPr="00000000">
        <w:rPr>
          <w:b w:val="1"/>
          <w:rtl w:val="0"/>
        </w:rPr>
        <w:t xml:space="preserve">AUC (Area Under the Curve)</w:t>
      </w:r>
      <w:r w:rsidDel="00000000" w:rsidR="00000000" w:rsidRPr="00000000">
        <w:rPr>
          <w:rtl w:val="0"/>
        </w:rPr>
        <w:t xml:space="preserve"> is a quantitative measure of the model's ability to distinguish between classes. Higher AUC values indicate better classification performance.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Logistic Regression</w:t>
      </w:r>
    </w:p>
    <w:p w:rsidR="00000000" w:rsidDel="00000000" w:rsidP="00000000" w:rsidRDefault="00000000" w:rsidRPr="00000000" w14:paraId="00000158">
      <w:pPr>
        <w:rPr/>
      </w:pPr>
      <w:r w:rsidDel="00000000" w:rsidR="00000000" w:rsidRPr="00000000">
        <w:rPr>
          <w:rtl w:val="0"/>
        </w:rPr>
        <w:t xml:space="preserve">One of the most popular classification algorithms is logistic regression, and it is asked about almost as frequently as linear regression during interviews. In logistic regression, a linear output is converted into a probability between 0 and 1 using the sigmoid function:</w:t>
      </w:r>
    </w:p>
    <w:p w:rsidR="00000000" w:rsidDel="00000000" w:rsidP="00000000" w:rsidRDefault="00000000" w:rsidRPr="00000000" w14:paraId="00000159">
      <w:pPr>
        <w:ind w:left="1440" w:firstLine="720"/>
        <w:rPr/>
      </w:pPr>
      <w:r w:rsidDel="00000000" w:rsidR="00000000" w:rsidRPr="00000000">
        <w:rPr>
          <w:rtl w:val="0"/>
        </w:rPr>
        <w:t xml:space="preserve">S(x)=1+e−xβ1</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In the equation above, X is the set of predictor features and β is the corresponding vector of weights. Computing S(x) above produces a probability that indicates if an observation should be classified as a "1" (if the calculated probability is at least 0.5), and a "0" otherwise.</w:t>
      </w:r>
    </w:p>
    <w:p w:rsidR="00000000" w:rsidDel="00000000" w:rsidP="00000000" w:rsidRDefault="00000000" w:rsidRPr="00000000" w14:paraId="0000015B">
      <w:pPr>
        <w:ind w:left="1440" w:firstLine="720"/>
        <w:rPr/>
      </w:pPr>
      <w:r w:rsidDel="00000000" w:rsidR="00000000" w:rsidRPr="00000000">
        <w:rPr>
          <w:rtl w:val="0"/>
        </w:rPr>
        <w:t xml:space="preserve">P(Y^=1</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X)=S(Xβ)</w:t>
      </w:r>
    </w:p>
    <w:p w:rsidR="00000000" w:rsidDel="00000000" w:rsidP="00000000" w:rsidRDefault="00000000" w:rsidRPr="00000000" w14:paraId="0000015C">
      <w:pPr>
        <w:rPr/>
      </w:pPr>
      <w:r w:rsidDel="00000000" w:rsidR="00000000" w:rsidRPr="00000000">
        <w:rPr/>
        <w:drawing>
          <wp:inline distB="0" distT="0" distL="0" distR="0">
            <wp:extent cx="4479127" cy="2185502"/>
            <wp:effectExtent b="0" l="0" r="0" t="0"/>
            <wp:docPr id="199048670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479127" cy="218550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The loss function for logistic regression, also known as log-loss, is formulated as follows:</w:t>
      </w:r>
    </w:p>
    <w:p w:rsidR="00000000" w:rsidDel="00000000" w:rsidP="00000000" w:rsidRDefault="00000000" w:rsidRPr="00000000" w14:paraId="0000015E">
      <w:pPr>
        <w:ind w:left="1440" w:firstLine="720"/>
        <w:rPr/>
      </w:pPr>
      <w:r w:rsidDel="00000000" w:rsidR="00000000" w:rsidRPr="00000000">
        <w:rPr>
          <w:rtl w:val="0"/>
        </w:rPr>
        <w:t xml:space="preserve">L(ω)=i=1∑n</w:t>
      </w:r>
      <w:r w:rsidDel="00000000" w:rsidR="00000000" w:rsidRPr="00000000">
        <w:rPr>
          <w:rFonts w:ascii="Arial" w:cs="Arial" w:eastAsia="Arial" w:hAnsi="Arial"/>
          <w:rtl w:val="0"/>
        </w:rPr>
        <w:t xml:space="preserve">​</w:t>
      </w:r>
      <w:r w:rsidDel="00000000" w:rsidR="00000000" w:rsidRPr="00000000">
        <w:rPr>
          <w:rtl w:val="0"/>
        </w:rPr>
        <w:t xml:space="preserve">yi</w:t>
      </w:r>
      <w:r w:rsidDel="00000000" w:rsidR="00000000" w:rsidRPr="00000000">
        <w:rPr>
          <w:rFonts w:ascii="Arial" w:cs="Arial" w:eastAsia="Arial" w:hAnsi="Arial"/>
          <w:rtl w:val="0"/>
        </w:rPr>
        <w:t xml:space="preserve">​</w:t>
      </w:r>
      <w:r w:rsidDel="00000000" w:rsidR="00000000" w:rsidRPr="00000000">
        <w:rPr>
          <w:rtl w:val="0"/>
        </w:rPr>
        <w:t xml:space="preserve">log(S(Xβ)1</w:t>
      </w:r>
      <w:r w:rsidDel="00000000" w:rsidR="00000000" w:rsidRPr="00000000">
        <w:rPr>
          <w:rFonts w:ascii="Arial" w:cs="Arial" w:eastAsia="Arial" w:hAnsi="Arial"/>
          <w:rtl w:val="0"/>
        </w:rPr>
        <w:t xml:space="preserve">​</w:t>
      </w:r>
      <w:r w:rsidDel="00000000" w:rsidR="00000000" w:rsidRPr="00000000">
        <w:rPr>
          <w:rtl w:val="0"/>
        </w:rPr>
        <w:t xml:space="preserve">)+(1−yi</w:t>
      </w:r>
      <w:r w:rsidDel="00000000" w:rsidR="00000000" w:rsidRPr="00000000">
        <w:rPr>
          <w:rFonts w:ascii="Arial" w:cs="Arial" w:eastAsia="Arial" w:hAnsi="Arial"/>
          <w:rtl w:val="0"/>
        </w:rPr>
        <w:t xml:space="preserve">​</w:t>
      </w:r>
      <w:r w:rsidDel="00000000" w:rsidR="00000000" w:rsidRPr="00000000">
        <w:rPr>
          <w:rtl w:val="0"/>
        </w:rPr>
        <w:t xml:space="preserve">)log(1−S(Xβ)1</w:t>
      </w:r>
      <w:r w:rsidDel="00000000" w:rsidR="00000000" w:rsidRPr="00000000">
        <w:rPr>
          <w:rFonts w:ascii="Arial" w:cs="Arial" w:eastAsia="Arial" w:hAnsi="Arial"/>
          <w:rtl w:val="0"/>
        </w:rPr>
        <w:t xml:space="preserve">​</w:t>
      </w:r>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w:rtl w:val="0"/>
        </w:rPr>
        <w:t xml:space="preserve">Note that in cases where more than two outcome classes exist, softmax regression is a commonly used technique that generalizes logistic regression.</w:t>
      </w:r>
    </w:p>
    <w:p w:rsidR="00000000" w:rsidDel="00000000" w:rsidP="00000000" w:rsidRDefault="00000000" w:rsidRPr="00000000" w14:paraId="00000160">
      <w:pPr>
        <w:rPr/>
      </w:pPr>
      <w:r w:rsidDel="00000000" w:rsidR="00000000" w:rsidRPr="00000000">
        <w:rPr>
          <w:rtl w:val="0"/>
        </w:rPr>
        <w:t xml:space="preserve">In practice, logistic regression, much like its cousin linear regression, is often used because it is highly interpretable: its output, a predicted probability, is easy to explain to decision makers. Additionally, its quickness to compute and ease of use often make it the first model employed for classification problems in a business context.</w:t>
      </w:r>
    </w:p>
    <w:p w:rsidR="00000000" w:rsidDel="00000000" w:rsidP="00000000" w:rsidRDefault="00000000" w:rsidRPr="00000000" w14:paraId="00000161">
      <w:pPr>
        <w:rPr/>
      </w:pPr>
      <w:r w:rsidDel="00000000" w:rsidR="00000000" w:rsidRPr="00000000">
        <w:rPr>
          <w:rtl w:val="0"/>
        </w:rPr>
        <w:t xml:space="preserve">Note, however, that logistic regression does not work well under certain circumstances. Its relative simplicity makes it a high-bias and low-variance model, and so, it may not perform well when the decision boundary is not linear. Additionally, when features are highly correlated, the coefficients β won’t be as accurate. To address these cases, you can use techniques similar to those used in linear regression (regularization, removal of features, etc.) for dealing with this issue. For interviews, it is critical to understand both the mechanics and pitfalls of logistic regression.</w:t>
      </w:r>
    </w:p>
    <w:p w:rsidR="00000000" w:rsidDel="00000000" w:rsidP="00000000" w:rsidRDefault="00000000" w:rsidRPr="00000000" w14:paraId="000001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Naive Bayes</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Naive Bayes classifiers require only a small amount of training data to estimate the necessary parameters. They can be extremely fast compared to more sophisticated methods (such as support vector machines). These advantages lead to Naive Bayes being a popularly used first technique in modeling, and is why this type of classifier shows up in interviews.</w:t>
      </w:r>
    </w:p>
    <w:p w:rsidR="00000000" w:rsidDel="00000000" w:rsidP="00000000" w:rsidRDefault="00000000" w:rsidRPr="00000000" w14:paraId="00000165">
      <w:pPr>
        <w:rPr/>
      </w:pPr>
      <w:r w:rsidDel="00000000" w:rsidR="00000000" w:rsidRPr="00000000">
        <w:rPr>
          <w:rtl w:val="0"/>
        </w:rPr>
        <w:t xml:space="preserve">Naive Bayes uses Bayes’ rule (covered in Chapter 6: Statistics Interview Questions) and a set of conditional independence assumptions in order to learn P(Y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 There are two assumptions to know about Naive Bayes:</w:t>
      </w:r>
    </w:p>
    <w:p w:rsidR="00000000" w:rsidDel="00000000" w:rsidP="00000000" w:rsidRDefault="00000000" w:rsidRPr="00000000" w14:paraId="00000166">
      <w:pPr>
        <w:rPr/>
      </w:pPr>
      <w:r w:rsidDel="00000000" w:rsidR="00000000" w:rsidRPr="00000000">
        <w:rPr>
          <w:rtl w:val="0"/>
        </w:rPr>
        <w:t xml:space="preserve">  </w:t>
      </w:r>
      <w:r w:rsidDel="00000000" w:rsidR="00000000" w:rsidRPr="00000000">
        <w:rPr>
          <w:b w:val="1"/>
          <w:rtl w:val="0"/>
        </w:rPr>
        <w:t xml:space="preserve">Assumptions of Naive Bayes:</w:t>
      </w:r>
      <w:r w:rsidDel="00000000" w:rsidR="00000000" w:rsidRPr="00000000">
        <w:rPr>
          <w:rtl w:val="0"/>
        </w:rPr>
      </w:r>
    </w:p>
    <w:p w:rsidR="00000000" w:rsidDel="00000000" w:rsidP="00000000" w:rsidRDefault="00000000" w:rsidRPr="00000000" w14:paraId="00000167">
      <w:pPr>
        <w:numPr>
          <w:ilvl w:val="0"/>
          <w:numId w:val="112"/>
        </w:numPr>
        <w:ind w:left="720" w:hanging="360"/>
        <w:rPr/>
      </w:pPr>
      <w:r w:rsidDel="00000000" w:rsidR="00000000" w:rsidRPr="00000000">
        <w:rPr>
          <w:rtl w:val="0"/>
        </w:rPr>
        <w:t xml:space="preserve">Each feature XiX_iXi</w:t>
      </w:r>
      <w:r w:rsidDel="00000000" w:rsidR="00000000" w:rsidRPr="00000000">
        <w:rPr>
          <w:rFonts w:ascii="Arial" w:cs="Arial" w:eastAsia="Arial" w:hAnsi="Arial"/>
          <w:rtl w:val="0"/>
        </w:rPr>
        <w:t xml:space="preserve">​</w:t>
      </w:r>
      <w:r w:rsidDel="00000000" w:rsidR="00000000" w:rsidRPr="00000000">
        <w:rPr>
          <w:rtl w:val="0"/>
        </w:rPr>
        <w:t xml:space="preserve"> is conditionally independent of any other feature XjX_jXj</w:t>
      </w:r>
      <w:r w:rsidDel="00000000" w:rsidR="00000000" w:rsidRPr="00000000">
        <w:rPr>
          <w:rFonts w:ascii="Arial" w:cs="Arial" w:eastAsia="Arial" w:hAnsi="Arial"/>
          <w:rtl w:val="0"/>
        </w:rPr>
        <w:t xml:space="preserve">​</w:t>
      </w:r>
      <w:r w:rsidDel="00000000" w:rsidR="00000000" w:rsidRPr="00000000">
        <w:rPr>
          <w:rtl w:val="0"/>
        </w:rPr>
        <w:t xml:space="preserve">, given the class label YYY.</w:t>
      </w:r>
    </w:p>
    <w:p w:rsidR="00000000" w:rsidDel="00000000" w:rsidP="00000000" w:rsidRDefault="00000000" w:rsidRPr="00000000" w14:paraId="00000168">
      <w:pPr>
        <w:numPr>
          <w:ilvl w:val="0"/>
          <w:numId w:val="112"/>
        </w:numPr>
        <w:ind w:left="720" w:hanging="360"/>
        <w:rPr/>
      </w:pPr>
      <w:r w:rsidDel="00000000" w:rsidR="00000000" w:rsidRPr="00000000">
        <w:rPr>
          <w:rtl w:val="0"/>
        </w:rPr>
        <w:t xml:space="preserve">All features are assigned equal weight.</w:t>
      </w:r>
    </w:p>
    <w:p w:rsidR="00000000" w:rsidDel="00000000" w:rsidP="00000000" w:rsidRDefault="00000000" w:rsidRPr="00000000" w14:paraId="00000169">
      <w:pPr>
        <w:rPr/>
      </w:pPr>
      <w:r w:rsidDel="00000000" w:rsidR="00000000" w:rsidRPr="00000000">
        <w:rPr>
          <w:rtl w:val="0"/>
        </w:rPr>
        <w:t xml:space="preserve">  </w:t>
      </w:r>
      <w:r w:rsidDel="00000000" w:rsidR="00000000" w:rsidRPr="00000000">
        <w:rPr>
          <w:b w:val="1"/>
          <w:rtl w:val="0"/>
        </w:rPr>
        <w:t xml:space="preserve">Simplification Through Independence:</w:t>
      </w:r>
      <w:r w:rsidDel="00000000" w:rsidR="00000000" w:rsidRPr="00000000">
        <w:rPr>
          <w:rtl w:val="0"/>
        </w:rPr>
      </w:r>
    </w:p>
    <w:p w:rsidR="00000000" w:rsidDel="00000000" w:rsidP="00000000" w:rsidRDefault="00000000" w:rsidRPr="00000000" w14:paraId="0000016A">
      <w:pPr>
        <w:numPr>
          <w:ilvl w:val="0"/>
          <w:numId w:val="123"/>
        </w:numPr>
        <w:ind w:left="720" w:hanging="360"/>
        <w:rPr/>
      </w:pPr>
      <w:r w:rsidDel="00000000" w:rsidR="00000000" w:rsidRPr="00000000">
        <w:rPr>
          <w:rtl w:val="0"/>
        </w:rPr>
        <w:t xml:space="preserve">The conditional independence assumption decouples the feature distributions, allowing each feature to be modeled independently as a one-dimensional distribution: P(X1,X2,…,Xn</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Y)=</w:t>
      </w:r>
      <w:r w:rsidDel="00000000" w:rsidR="00000000" w:rsidRPr="00000000">
        <w:rPr>
          <w:rFonts w:ascii="Aptos" w:cs="Aptos" w:eastAsia="Aptos" w:hAnsi="Aptos"/>
          <w:rtl w:val="0"/>
        </w:rPr>
        <w:t xml:space="preserve">∏</w:t>
      </w:r>
      <w:r w:rsidDel="00000000" w:rsidR="00000000" w:rsidRPr="00000000">
        <w:rPr>
          <w:rtl w:val="0"/>
        </w:rPr>
        <w:t xml:space="preserve">i=1nP(Xi</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Y)P(X_1, X_2, \dots, X_n | Y) = \prod_{i=1}^n P(X_i | Y)P(X1</w:t>
      </w:r>
      <w:r w:rsidDel="00000000" w:rsidR="00000000" w:rsidRPr="00000000">
        <w:rPr>
          <w:rFonts w:ascii="Arial" w:cs="Arial" w:eastAsia="Arial" w:hAnsi="Arial"/>
          <w:rtl w:val="0"/>
        </w:rPr>
        <w:t xml:space="preserve">​</w:t>
      </w:r>
      <w:r w:rsidDel="00000000" w:rsidR="00000000" w:rsidRPr="00000000">
        <w:rPr>
          <w:rtl w:val="0"/>
        </w:rPr>
        <w:t xml:space="preserve">,X2</w:t>
      </w:r>
      <w:r w:rsidDel="00000000" w:rsidR="00000000" w:rsidRPr="00000000">
        <w:rPr>
          <w:rFonts w:ascii="Arial" w:cs="Arial" w:eastAsia="Arial" w:hAnsi="Arial"/>
          <w:rtl w:val="0"/>
        </w:rPr>
        <w:t xml:space="preserve">​</w:t>
      </w:r>
      <w:r w:rsidDel="00000000" w:rsidR="00000000" w:rsidRPr="00000000">
        <w:rPr>
          <w:rtl w:val="0"/>
        </w:rPr>
        <w:t xml:space="preserve">,…,Xn</w:t>
      </w:r>
      <w:r w:rsidDel="00000000" w:rsidR="00000000" w:rsidRPr="00000000">
        <w:rPr>
          <w:rFonts w:ascii="Arial" w:cs="Arial" w:eastAsia="Arial" w:hAnsi="Arial"/>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Y)=i=1∏n</w:t>
      </w:r>
      <w:r w:rsidDel="00000000" w:rsidR="00000000" w:rsidRPr="00000000">
        <w:rPr>
          <w:rFonts w:ascii="Arial" w:cs="Arial" w:eastAsia="Arial" w:hAnsi="Arial"/>
          <w:rtl w:val="0"/>
        </w:rPr>
        <w:t xml:space="preserve">​</w:t>
      </w:r>
      <w:r w:rsidDel="00000000" w:rsidR="00000000" w:rsidRPr="00000000">
        <w:rPr>
          <w:rtl w:val="0"/>
        </w:rPr>
        <w:t xml:space="preserve">P(Xi</w:t>
      </w:r>
      <w:r w:rsidDel="00000000" w:rsidR="00000000" w:rsidRPr="00000000">
        <w:rPr>
          <w:rFonts w:ascii="Arial" w:cs="Arial" w:eastAsia="Arial" w:hAnsi="Arial"/>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Y)</w:t>
      </w:r>
    </w:p>
    <w:p w:rsidR="00000000" w:rsidDel="00000000" w:rsidP="00000000" w:rsidRDefault="00000000" w:rsidRPr="00000000" w14:paraId="0000016B">
      <w:pPr>
        <w:rPr/>
      </w:pPr>
      <w:r w:rsidDel="00000000" w:rsidR="00000000" w:rsidRPr="00000000">
        <w:rPr>
          <w:rtl w:val="0"/>
        </w:rPr>
        <w:t xml:space="preserve">  </w:t>
      </w:r>
      <w:r w:rsidDel="00000000" w:rsidR="00000000" w:rsidRPr="00000000">
        <w:rPr>
          <w:b w:val="1"/>
          <w:rtl w:val="0"/>
        </w:rPr>
        <w:t xml:space="preserve">Classification Rule:</w:t>
      </w:r>
      <w:r w:rsidDel="00000000" w:rsidR="00000000" w:rsidRPr="00000000">
        <w:rPr>
          <w:rtl w:val="0"/>
        </w:rPr>
      </w:r>
    </w:p>
    <w:p w:rsidR="00000000" w:rsidDel="00000000" w:rsidP="00000000" w:rsidRDefault="00000000" w:rsidRPr="00000000" w14:paraId="0000016C">
      <w:pPr>
        <w:numPr>
          <w:ilvl w:val="0"/>
          <w:numId w:val="134"/>
        </w:numPr>
        <w:ind w:left="720" w:hanging="360"/>
        <w:rPr/>
      </w:pPr>
      <w:r w:rsidDel="00000000" w:rsidR="00000000" w:rsidRPr="00000000">
        <w:rPr>
          <w:rtl w:val="0"/>
        </w:rPr>
        <w:t xml:space="preserve">By applying Bayes' theorem, the classifier selects the class YYY that maximizes: y^=arg</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max</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yP(Y=y)</w:t>
      </w:r>
      <w:r w:rsidDel="00000000" w:rsidR="00000000" w:rsidRPr="00000000">
        <w:rPr>
          <w:rFonts w:ascii="Aptos" w:cs="Aptos" w:eastAsia="Aptos" w:hAnsi="Aptos"/>
          <w:rtl w:val="0"/>
        </w:rPr>
        <w:t xml:space="preserve">∏</w:t>
      </w:r>
      <w:r w:rsidDel="00000000" w:rsidR="00000000" w:rsidRPr="00000000">
        <w:rPr>
          <w:rtl w:val="0"/>
        </w:rPr>
        <w:t xml:space="preserve">i=1nP(Xi</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Y=y)\hat{y} = \arg \max_y P(Y = y) \prod_{i=1}^n P(X_i | Y = y)y^</w:t>
      </w:r>
      <w:r w:rsidDel="00000000" w:rsidR="00000000" w:rsidRPr="00000000">
        <w:rPr>
          <w:rFonts w:ascii="Arial" w:cs="Arial" w:eastAsia="Arial" w:hAnsi="Arial"/>
          <w:rtl w:val="0"/>
        </w:rPr>
        <w:t xml:space="preserve">​</w:t>
      </w:r>
      <w:r w:rsidDel="00000000" w:rsidR="00000000" w:rsidRPr="00000000">
        <w:rPr>
          <w:rtl w:val="0"/>
        </w:rPr>
        <w:t xml:space="preserve">=argymax</w:t>
      </w:r>
      <w:r w:rsidDel="00000000" w:rsidR="00000000" w:rsidRPr="00000000">
        <w:rPr>
          <w:rFonts w:ascii="Arial" w:cs="Arial" w:eastAsia="Arial" w:hAnsi="Arial"/>
          <w:rtl w:val="0"/>
        </w:rPr>
        <w:t xml:space="preserve">​</w:t>
      </w:r>
      <w:r w:rsidDel="00000000" w:rsidR="00000000" w:rsidRPr="00000000">
        <w:rPr>
          <w:rtl w:val="0"/>
        </w:rPr>
        <w:t xml:space="preserve">P(Y=y)i=1∏n</w:t>
      </w:r>
      <w:r w:rsidDel="00000000" w:rsidR="00000000" w:rsidRPr="00000000">
        <w:rPr>
          <w:rFonts w:ascii="Arial" w:cs="Arial" w:eastAsia="Arial" w:hAnsi="Arial"/>
          <w:rtl w:val="0"/>
        </w:rPr>
        <w:t xml:space="preserve">​</w:t>
      </w:r>
      <w:r w:rsidDel="00000000" w:rsidR="00000000" w:rsidRPr="00000000">
        <w:rPr>
          <w:rtl w:val="0"/>
        </w:rPr>
        <w:t xml:space="preserve">P(Xi</w:t>
      </w:r>
      <w:r w:rsidDel="00000000" w:rsidR="00000000" w:rsidRPr="00000000">
        <w:rPr>
          <w:rFonts w:ascii="Arial" w:cs="Arial" w:eastAsia="Arial" w:hAnsi="Arial"/>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Y=y)</w:t>
      </w:r>
    </w:p>
    <w:p w:rsidR="00000000" w:rsidDel="00000000" w:rsidP="00000000" w:rsidRDefault="00000000" w:rsidRPr="00000000" w14:paraId="0000016D">
      <w:pPr>
        <w:rPr/>
      </w:pPr>
      <w:r w:rsidDel="00000000" w:rsidR="00000000" w:rsidRPr="00000000">
        <w:rPr>
          <w:rtl w:val="0"/>
        </w:rPr>
        <w:t xml:space="preserve">  </w:t>
      </w:r>
      <w:r w:rsidDel="00000000" w:rsidR="00000000" w:rsidRPr="00000000">
        <w:rPr>
          <w:b w:val="1"/>
          <w:rtl w:val="0"/>
        </w:rPr>
        <w:t xml:space="preserve">Efficiency in High-Dimensional Data:</w:t>
      </w:r>
      <w:r w:rsidDel="00000000" w:rsidR="00000000" w:rsidRPr="00000000">
        <w:rPr>
          <w:rtl w:val="0"/>
        </w:rPr>
      </w:r>
    </w:p>
    <w:p w:rsidR="00000000" w:rsidDel="00000000" w:rsidP="00000000" w:rsidRDefault="00000000" w:rsidRPr="00000000" w14:paraId="0000016E">
      <w:pPr>
        <w:numPr>
          <w:ilvl w:val="0"/>
          <w:numId w:val="143"/>
        </w:numPr>
        <w:ind w:left="720" w:hanging="360"/>
        <w:rPr/>
      </w:pPr>
      <w:r w:rsidDel="00000000" w:rsidR="00000000" w:rsidRPr="00000000">
        <w:rPr>
          <w:rtl w:val="0"/>
        </w:rPr>
        <w:t xml:space="preserve">In machine learning models with kkk features, the number of possible feature interactions grows exponentially (2k2^k2k), requiring vast data for effective modeling.</w:t>
      </w:r>
    </w:p>
    <w:p w:rsidR="00000000" w:rsidDel="00000000" w:rsidP="00000000" w:rsidRDefault="00000000" w:rsidRPr="00000000" w14:paraId="0000016F">
      <w:pPr>
        <w:numPr>
          <w:ilvl w:val="0"/>
          <w:numId w:val="143"/>
        </w:numPr>
        <w:ind w:left="720" w:hanging="360"/>
        <w:rPr/>
      </w:pPr>
      <w:r w:rsidDel="00000000" w:rsidR="00000000" w:rsidRPr="00000000">
        <w:rPr>
          <w:rtl w:val="0"/>
        </w:rPr>
        <w:t xml:space="preserve">The independence assumption in Naive Bayes reduces this requirement to just kkk data points, making it computationally efficient.</w:t>
      </w:r>
    </w:p>
    <w:p w:rsidR="00000000" w:rsidDel="00000000" w:rsidP="00000000" w:rsidRDefault="00000000" w:rsidRPr="00000000" w14:paraId="00000170">
      <w:pPr>
        <w:rPr/>
      </w:pPr>
      <w:r w:rsidDel="00000000" w:rsidR="00000000" w:rsidRPr="00000000">
        <w:rPr>
          <w:rtl w:val="0"/>
        </w:rPr>
        <w:t xml:space="preserve">  </w:t>
      </w:r>
      <w:r w:rsidDel="00000000" w:rsidR="00000000" w:rsidRPr="00000000">
        <w:rPr>
          <w:b w:val="1"/>
          <w:rtl w:val="0"/>
        </w:rPr>
        <w:t xml:space="preserve">Applications:</w:t>
      </w:r>
      <w:r w:rsidDel="00000000" w:rsidR="00000000" w:rsidRPr="00000000">
        <w:rPr>
          <w:rtl w:val="0"/>
        </w:rPr>
      </w:r>
    </w:p>
    <w:p w:rsidR="00000000" w:rsidDel="00000000" w:rsidP="00000000" w:rsidRDefault="00000000" w:rsidRPr="00000000" w14:paraId="00000171">
      <w:pPr>
        <w:numPr>
          <w:ilvl w:val="0"/>
          <w:numId w:val="144"/>
        </w:numPr>
        <w:ind w:left="720" w:hanging="360"/>
        <w:rPr/>
      </w:pPr>
      <w:r w:rsidDel="00000000" w:rsidR="00000000" w:rsidRPr="00000000">
        <w:rPr>
          <w:rtl w:val="0"/>
        </w:rPr>
        <w:t xml:space="preserve">Commonly used in tasks like text classification (e.g., spam detection and sentiment analysis), where predictors (e.g., words) are generally independent.</w:t>
      </w:r>
    </w:p>
    <w:p w:rsidR="00000000" w:rsidDel="00000000" w:rsidP="00000000" w:rsidRDefault="00000000" w:rsidRPr="00000000" w14:paraId="00000172">
      <w:pPr>
        <w:rPr/>
      </w:pPr>
      <w:r w:rsidDel="00000000" w:rsidR="00000000" w:rsidRPr="00000000">
        <w:rPr>
          <w:rtl w:val="0"/>
        </w:rPr>
        <w:t xml:space="preserve">  </w:t>
      </w:r>
      <w:r w:rsidDel="00000000" w:rsidR="00000000" w:rsidRPr="00000000">
        <w:rPr>
          <w:b w:val="1"/>
          <w:rtl w:val="0"/>
        </w:rPr>
        <w:t xml:space="preserve">Limitations:</w:t>
      </w:r>
      <w:r w:rsidDel="00000000" w:rsidR="00000000" w:rsidRPr="00000000">
        <w:rPr>
          <w:rtl w:val="0"/>
        </w:rPr>
      </w:r>
    </w:p>
    <w:p w:rsidR="00000000" w:rsidDel="00000000" w:rsidP="00000000" w:rsidRDefault="00000000" w:rsidRPr="00000000" w14:paraId="00000173">
      <w:pPr>
        <w:numPr>
          <w:ilvl w:val="0"/>
          <w:numId w:val="145"/>
        </w:numPr>
        <w:ind w:left="720" w:hanging="360"/>
        <w:rPr/>
      </w:pPr>
      <w:r w:rsidDel="00000000" w:rsidR="00000000" w:rsidRPr="00000000">
        <w:rPr>
          <w:rtl w:val="0"/>
        </w:rPr>
        <w:t xml:space="preserve">The independence assumption rarely holds true in real-world data, as features often exhibit correlations.</w:t>
      </w:r>
    </w:p>
    <w:p w:rsidR="00000000" w:rsidDel="00000000" w:rsidP="00000000" w:rsidRDefault="00000000" w:rsidRPr="00000000" w14:paraId="00000174">
      <w:pPr>
        <w:numPr>
          <w:ilvl w:val="0"/>
          <w:numId w:val="145"/>
        </w:numPr>
        <w:ind w:left="720" w:hanging="360"/>
        <w:rPr/>
      </w:pPr>
      <w:r w:rsidDel="00000000" w:rsidR="00000000" w:rsidRPr="00000000">
        <w:rPr>
          <w:rtl w:val="0"/>
        </w:rPr>
        <w:t xml:space="preserve">Despite this limitation, Naive Bayes performs well in practice, especially when the data is linearly separable.</w:t>
      </w:r>
    </w:p>
    <w:p w:rsidR="00000000" w:rsidDel="00000000" w:rsidP="00000000" w:rsidRDefault="00000000" w:rsidRPr="00000000" w14:paraId="00000175">
      <w:pPr>
        <w:rPr>
          <w:b w:val="1"/>
        </w:rPr>
      </w:pPr>
      <w:r w:rsidDel="00000000" w:rsidR="00000000" w:rsidRPr="00000000">
        <w:rPr>
          <w:b w:val="1"/>
          <w:rtl w:val="0"/>
        </w:rPr>
        <w:t xml:space="preserve">Support Vector Machines (SVMs)</w:t>
      </w:r>
    </w:p>
    <w:p w:rsidR="00000000" w:rsidDel="00000000" w:rsidP="00000000" w:rsidRDefault="00000000" w:rsidRPr="00000000" w14:paraId="00000176">
      <w:pPr>
        <w:rPr>
          <w:b w:val="1"/>
        </w:rPr>
      </w:pPr>
      <w:r w:rsidDel="00000000" w:rsidR="00000000" w:rsidRPr="00000000">
        <w:rPr>
          <w:b w:val="1"/>
          <w:rtl w:val="0"/>
        </w:rPr>
        <w:t xml:space="preserve">Support Vector Machines Overview</w:t>
      </w:r>
    </w:p>
    <w:p w:rsidR="00000000" w:rsidDel="00000000" w:rsidP="00000000" w:rsidRDefault="00000000" w:rsidRPr="00000000" w14:paraId="00000177">
      <w:pPr>
        <w:rPr/>
      </w:pPr>
      <w:r w:rsidDel="00000000" w:rsidR="00000000" w:rsidRPr="00000000">
        <w:rPr>
          <w:rtl w:val="0"/>
        </w:rPr>
        <w:t xml:space="preserve">Support Vector Machines (SVMs) are a supervised learning method widely used for classification and regression problems. The central goal of SVMs is to identify a hyperplane that best separates data points into distinct classes, maximizing the margin between them. The margin is the minimum distance between the hyperplane and the closest data points, known as </w:t>
      </w:r>
      <w:r w:rsidDel="00000000" w:rsidR="00000000" w:rsidRPr="00000000">
        <w:rPr>
          <w:b w:val="1"/>
          <w:rtl w:val="0"/>
        </w:rPr>
        <w:t xml:space="preserve">support vectors</w:t>
      </w:r>
      <w:r w:rsidDel="00000000" w:rsidR="00000000" w:rsidRPr="00000000">
        <w:rPr>
          <w:rtl w:val="0"/>
        </w:rPr>
        <w:t xml:space="preserve">.</w:t>
      </w:r>
    </w:p>
    <w:p w:rsidR="00000000" w:rsidDel="00000000" w:rsidP="00000000" w:rsidRDefault="00000000" w:rsidRPr="00000000" w14:paraId="000001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rPr>
          <w:b w:val="1"/>
        </w:rPr>
      </w:pPr>
      <w:r w:rsidDel="00000000" w:rsidR="00000000" w:rsidRPr="00000000">
        <w:rPr>
          <w:b w:val="1"/>
          <w:rtl w:val="0"/>
        </w:rPr>
        <w:t xml:space="preserve">Key Points in the Content</w:t>
      </w:r>
    </w:p>
    <w:p w:rsidR="00000000" w:rsidDel="00000000" w:rsidP="00000000" w:rsidRDefault="00000000" w:rsidRPr="00000000" w14:paraId="0000017A">
      <w:pPr>
        <w:rPr>
          <w:b w:val="1"/>
        </w:rPr>
      </w:pPr>
      <w:r w:rsidDel="00000000" w:rsidR="00000000" w:rsidRPr="00000000">
        <w:rPr>
          <w:b w:val="1"/>
          <w:rtl w:val="0"/>
        </w:rPr>
        <w:t xml:space="preserve">1. Hyperplane and Margin in SVMs</w:t>
      </w:r>
    </w:p>
    <w:p w:rsidR="00000000" w:rsidDel="00000000" w:rsidP="00000000" w:rsidRDefault="00000000" w:rsidRPr="00000000" w14:paraId="0000017B">
      <w:pPr>
        <w:numPr>
          <w:ilvl w:val="0"/>
          <w:numId w:val="146"/>
        </w:numPr>
        <w:ind w:left="720" w:hanging="360"/>
        <w:rPr/>
      </w:pPr>
      <w:r w:rsidDel="00000000" w:rsidR="00000000" w:rsidRPr="00000000">
        <w:rPr>
          <w:rtl w:val="0"/>
        </w:rPr>
        <w:t xml:space="preserve">The </w:t>
      </w:r>
      <w:r w:rsidDel="00000000" w:rsidR="00000000" w:rsidRPr="00000000">
        <w:rPr>
          <w:b w:val="1"/>
          <w:rtl w:val="0"/>
        </w:rPr>
        <w:t xml:space="preserve">hyperplane</w:t>
      </w:r>
      <w:r w:rsidDel="00000000" w:rsidR="00000000" w:rsidRPr="00000000">
        <w:rPr>
          <w:rtl w:val="0"/>
        </w:rPr>
        <w:t xml:space="preserve"> is a decision boundary that separates data points belonging to different classes. In SVM, the objective is to choose the hyperplane with the </w:t>
      </w:r>
      <w:r w:rsidDel="00000000" w:rsidR="00000000" w:rsidRPr="00000000">
        <w:rPr>
          <w:b w:val="1"/>
          <w:rtl w:val="0"/>
        </w:rPr>
        <w:t xml:space="preserve">maximum margin</w:t>
      </w:r>
      <w:r w:rsidDel="00000000" w:rsidR="00000000" w:rsidRPr="00000000">
        <w:rPr>
          <w:rtl w:val="0"/>
        </w:rPr>
        <w:t xml:space="preserve">.</w:t>
      </w:r>
    </w:p>
    <w:p w:rsidR="00000000" w:rsidDel="00000000" w:rsidP="00000000" w:rsidRDefault="00000000" w:rsidRPr="00000000" w14:paraId="0000017C">
      <w:pPr>
        <w:numPr>
          <w:ilvl w:val="0"/>
          <w:numId w:val="146"/>
        </w:numPr>
        <w:ind w:left="720" w:hanging="360"/>
        <w:rPr/>
      </w:pPr>
      <w:r w:rsidDel="00000000" w:rsidR="00000000" w:rsidRPr="00000000">
        <w:rPr>
          <w:b w:val="1"/>
          <w:rtl w:val="0"/>
        </w:rPr>
        <w:t xml:space="preserve">Support vectors</w:t>
      </w:r>
      <w:r w:rsidDel="00000000" w:rsidR="00000000" w:rsidRPr="00000000">
        <w:rPr>
          <w:rtl w:val="0"/>
        </w:rPr>
        <w:t xml:space="preserve"> are the data points nearest to the hyperplane. These points are crucial as they determine the position and orientation of the hyperplane.</w:t>
      </w:r>
    </w:p>
    <w:p w:rsidR="00000000" w:rsidDel="00000000" w:rsidP="00000000" w:rsidRDefault="00000000" w:rsidRPr="00000000" w14:paraId="0000017D">
      <w:pPr>
        <w:numPr>
          <w:ilvl w:val="0"/>
          <w:numId w:val="146"/>
        </w:numPr>
        <w:ind w:left="720" w:hanging="360"/>
        <w:rPr/>
      </w:pPr>
      <w:r w:rsidDel="00000000" w:rsidR="00000000" w:rsidRPr="00000000">
        <w:rPr>
          <w:rtl w:val="0"/>
        </w:rPr>
        <w:t xml:space="preserve">Unlike models like logistic regression, the decision boundaries of SVMs can be </w:t>
      </w:r>
      <w:r w:rsidDel="00000000" w:rsidR="00000000" w:rsidRPr="00000000">
        <w:rPr>
          <w:b w:val="1"/>
          <w:rtl w:val="0"/>
        </w:rPr>
        <w:t xml:space="preserve">non-linear</w:t>
      </w:r>
      <w:r w:rsidDel="00000000" w:rsidR="00000000" w:rsidRPr="00000000">
        <w:rPr>
          <w:rtl w:val="0"/>
        </w:rPr>
        <w:t xml:space="preserve"> if a non-linear kernel function is applied.</w:t>
      </w:r>
    </w:p>
    <w:p w:rsidR="00000000" w:rsidDel="00000000" w:rsidP="00000000" w:rsidRDefault="00000000" w:rsidRPr="00000000" w14:paraId="0000017E">
      <w:pPr>
        <w:rPr>
          <w:b w:val="1"/>
        </w:rPr>
      </w:pPr>
      <w:r w:rsidDel="00000000" w:rsidR="00000000" w:rsidRPr="00000000">
        <w:rPr>
          <w:b w:val="1"/>
          <w:rtl w:val="0"/>
        </w:rPr>
        <w:t xml:space="preserve">2. Linear and Non-linear Separability</w:t>
      </w:r>
    </w:p>
    <w:p w:rsidR="00000000" w:rsidDel="00000000" w:rsidP="00000000" w:rsidRDefault="00000000" w:rsidRPr="00000000" w14:paraId="0000017F">
      <w:pPr>
        <w:numPr>
          <w:ilvl w:val="0"/>
          <w:numId w:val="147"/>
        </w:numPr>
        <w:ind w:left="720" w:hanging="360"/>
        <w:rPr/>
      </w:pPr>
      <w:r w:rsidDel="00000000" w:rsidR="00000000" w:rsidRPr="00000000">
        <w:rPr>
          <w:rtl w:val="0"/>
        </w:rPr>
        <w:t xml:space="preserve">When data is linearly separable, SVM identifies a straight hyperplane that effectively partitions the data.</w:t>
      </w:r>
    </w:p>
    <w:p w:rsidR="00000000" w:rsidDel="00000000" w:rsidP="00000000" w:rsidRDefault="00000000" w:rsidRPr="00000000" w14:paraId="00000180">
      <w:pPr>
        <w:numPr>
          <w:ilvl w:val="0"/>
          <w:numId w:val="147"/>
        </w:numPr>
        <w:ind w:left="720" w:hanging="360"/>
        <w:rPr/>
      </w:pPr>
      <w:r w:rsidDel="00000000" w:rsidR="00000000" w:rsidRPr="00000000">
        <w:rPr>
          <w:rtl w:val="0"/>
        </w:rPr>
        <w:t xml:space="preserve">For non-linear separable data, SVM applies a </w:t>
      </w:r>
      <w:r w:rsidDel="00000000" w:rsidR="00000000" w:rsidRPr="00000000">
        <w:rPr>
          <w:b w:val="1"/>
          <w:rtl w:val="0"/>
        </w:rPr>
        <w:t xml:space="preserve">kernel trick</w:t>
      </w:r>
      <w:r w:rsidDel="00000000" w:rsidR="00000000" w:rsidRPr="00000000">
        <w:rPr>
          <w:rtl w:val="0"/>
        </w:rPr>
        <w:t xml:space="preserve"> to transform the input space into a higher-dimensional feature space. This enables the SVM to find a hyperplane that can separate the classes in the transformed space.</w:t>
      </w:r>
    </w:p>
    <w:p w:rsidR="00000000" w:rsidDel="00000000" w:rsidP="00000000" w:rsidRDefault="00000000" w:rsidRPr="00000000" w14:paraId="00000181">
      <w:pPr>
        <w:rPr>
          <w:b w:val="1"/>
        </w:rPr>
      </w:pPr>
      <w:r w:rsidDel="00000000" w:rsidR="00000000" w:rsidRPr="00000000">
        <w:rPr>
          <w:b w:val="1"/>
          <w:rtl w:val="0"/>
        </w:rPr>
        <w:t xml:space="preserve">3. Kernel Function and Feature Mapping</w:t>
      </w:r>
    </w:p>
    <w:p w:rsidR="00000000" w:rsidDel="00000000" w:rsidP="00000000" w:rsidRDefault="00000000" w:rsidRPr="00000000" w14:paraId="00000182">
      <w:pPr>
        <w:numPr>
          <w:ilvl w:val="0"/>
          <w:numId w:val="148"/>
        </w:numPr>
        <w:ind w:left="720" w:hanging="360"/>
        <w:rPr/>
      </w:pPr>
      <w:r w:rsidDel="00000000" w:rsidR="00000000" w:rsidRPr="00000000">
        <w:rPr>
          <w:rtl w:val="0"/>
        </w:rPr>
        <w:t xml:space="preserve">A </w:t>
      </w:r>
      <w:r w:rsidDel="00000000" w:rsidR="00000000" w:rsidRPr="00000000">
        <w:rPr>
          <w:b w:val="1"/>
          <w:rtl w:val="0"/>
        </w:rPr>
        <w:t xml:space="preserve">kernel function</w:t>
      </w:r>
      <w:r w:rsidDel="00000000" w:rsidR="00000000" w:rsidRPr="00000000">
        <w:rPr>
          <w:rtl w:val="0"/>
        </w:rPr>
        <w:t xml:space="preserve"> computes the dot product in the transformed feature space without explicitly mapping data to that space.</w:t>
      </w:r>
    </w:p>
    <w:p w:rsidR="00000000" w:rsidDel="00000000" w:rsidP="00000000" w:rsidRDefault="00000000" w:rsidRPr="00000000" w14:paraId="00000183">
      <w:pPr>
        <w:numPr>
          <w:ilvl w:val="1"/>
          <w:numId w:val="148"/>
        </w:numPr>
        <w:ind w:left="1440" w:hanging="360"/>
        <w:rPr/>
      </w:pPr>
      <w:r w:rsidDel="00000000" w:rsidR="00000000" w:rsidRPr="00000000">
        <w:rPr>
          <w:rtl w:val="0"/>
        </w:rPr>
        <w:t xml:space="preserve">Mathematically: k(x,y)=ϕ(x)Tϕ(y)k(x, y) = \phi(x)^T \phi(y)k(x,y)=ϕ(x)Tϕ(y)</w:t>
      </w:r>
    </w:p>
    <w:p w:rsidR="00000000" w:rsidDel="00000000" w:rsidP="00000000" w:rsidRDefault="00000000" w:rsidRPr="00000000" w14:paraId="00000184">
      <w:pPr>
        <w:numPr>
          <w:ilvl w:val="1"/>
          <w:numId w:val="148"/>
        </w:numPr>
        <w:ind w:left="1440" w:hanging="360"/>
        <w:rPr/>
      </w:pPr>
      <w:r w:rsidDel="00000000" w:rsidR="00000000" w:rsidRPr="00000000">
        <w:rPr>
          <w:rtl w:val="0"/>
        </w:rPr>
        <w:t xml:space="preserve">Common kernels:</w:t>
      </w:r>
    </w:p>
    <w:p w:rsidR="00000000" w:rsidDel="00000000" w:rsidP="00000000" w:rsidRDefault="00000000" w:rsidRPr="00000000" w14:paraId="00000185">
      <w:pPr>
        <w:numPr>
          <w:ilvl w:val="2"/>
          <w:numId w:val="148"/>
        </w:numPr>
        <w:ind w:left="2160" w:hanging="360"/>
        <w:rPr/>
      </w:pPr>
      <w:r w:rsidDel="00000000" w:rsidR="00000000" w:rsidRPr="00000000">
        <w:rPr>
          <w:b w:val="1"/>
          <w:rtl w:val="0"/>
        </w:rPr>
        <w:t xml:space="preserve">Linear Kernel</w:t>
      </w:r>
      <w:r w:rsidDel="00000000" w:rsidR="00000000" w:rsidRPr="00000000">
        <w:rPr>
          <w:rtl w:val="0"/>
        </w:rPr>
        <w:t xml:space="preserve">: Used for linearly separable data.</w:t>
      </w:r>
    </w:p>
    <w:p w:rsidR="00000000" w:rsidDel="00000000" w:rsidP="00000000" w:rsidRDefault="00000000" w:rsidRPr="00000000" w14:paraId="00000186">
      <w:pPr>
        <w:numPr>
          <w:ilvl w:val="2"/>
          <w:numId w:val="148"/>
        </w:numPr>
        <w:ind w:left="2160" w:hanging="360"/>
        <w:rPr/>
      </w:pPr>
      <w:r w:rsidDel="00000000" w:rsidR="00000000" w:rsidRPr="00000000">
        <w:rPr>
          <w:b w:val="1"/>
          <w:rtl w:val="0"/>
        </w:rPr>
        <w:t xml:space="preserve">Radial Basis Function (RBF) Kernel</w:t>
      </w:r>
      <w:r w:rsidDel="00000000" w:rsidR="00000000" w:rsidRPr="00000000">
        <w:rPr>
          <w:rtl w:val="0"/>
        </w:rPr>
        <w:t xml:space="preserve"> and </w:t>
      </w:r>
      <w:r w:rsidDel="00000000" w:rsidR="00000000" w:rsidRPr="00000000">
        <w:rPr>
          <w:b w:val="1"/>
          <w:rtl w:val="0"/>
        </w:rPr>
        <w:t xml:space="preserve">Gaussian Kernel</w:t>
      </w:r>
      <w:r w:rsidDel="00000000" w:rsidR="00000000" w:rsidRPr="00000000">
        <w:rPr>
          <w:rtl w:val="0"/>
        </w:rPr>
        <w:t xml:space="preserve">: Used for non-linear data.</w:t>
      </w:r>
    </w:p>
    <w:p w:rsidR="00000000" w:rsidDel="00000000" w:rsidP="00000000" w:rsidRDefault="00000000" w:rsidRPr="00000000" w14:paraId="00000187">
      <w:pPr>
        <w:numPr>
          <w:ilvl w:val="0"/>
          <w:numId w:val="148"/>
        </w:numPr>
        <w:ind w:left="720" w:hanging="360"/>
        <w:rPr/>
      </w:pPr>
      <w:r w:rsidDel="00000000" w:rsidR="00000000" w:rsidRPr="00000000">
        <w:rPr>
          <w:rtl w:val="0"/>
        </w:rPr>
        <w:t xml:space="preserve">The kernel transformation enables SVM to handle complex decision boundaries in tasks where linear models would fail.</w:t>
      </w:r>
    </w:p>
    <w:p w:rsidR="00000000" w:rsidDel="00000000" w:rsidP="00000000" w:rsidRDefault="00000000" w:rsidRPr="00000000" w14:paraId="00000188">
      <w:pPr>
        <w:rPr>
          <w:b w:val="1"/>
        </w:rPr>
      </w:pPr>
      <w:r w:rsidDel="00000000" w:rsidR="00000000" w:rsidRPr="00000000">
        <w:rPr>
          <w:b w:val="1"/>
          <w:rtl w:val="0"/>
        </w:rPr>
        <w:t xml:space="preserve">4. Applications of SVMs</w:t>
      </w:r>
    </w:p>
    <w:p w:rsidR="00000000" w:rsidDel="00000000" w:rsidP="00000000" w:rsidRDefault="00000000" w:rsidRPr="00000000" w14:paraId="00000189">
      <w:pPr>
        <w:numPr>
          <w:ilvl w:val="0"/>
          <w:numId w:val="149"/>
        </w:numPr>
        <w:ind w:left="720" w:hanging="360"/>
        <w:rPr/>
      </w:pPr>
      <w:r w:rsidDel="00000000" w:rsidR="00000000" w:rsidRPr="00000000">
        <w:rPr>
          <w:rtl w:val="0"/>
        </w:rPr>
        <w:t xml:space="preserve">SVMs are widely used in high-dimensional spaces, where the number of features exceeds the number of data points.</w:t>
      </w:r>
    </w:p>
    <w:p w:rsidR="00000000" w:rsidDel="00000000" w:rsidP="00000000" w:rsidRDefault="00000000" w:rsidRPr="00000000" w14:paraId="0000018A">
      <w:pPr>
        <w:numPr>
          <w:ilvl w:val="0"/>
          <w:numId w:val="149"/>
        </w:numPr>
        <w:ind w:left="720" w:hanging="360"/>
        <w:rPr/>
      </w:pPr>
      <w:r w:rsidDel="00000000" w:rsidR="00000000" w:rsidRPr="00000000">
        <w:rPr>
          <w:rtl w:val="0"/>
        </w:rPr>
        <w:t xml:space="preserve">Example applications include:</w:t>
      </w:r>
    </w:p>
    <w:p w:rsidR="00000000" w:rsidDel="00000000" w:rsidP="00000000" w:rsidRDefault="00000000" w:rsidRPr="00000000" w14:paraId="0000018B">
      <w:pPr>
        <w:numPr>
          <w:ilvl w:val="1"/>
          <w:numId w:val="149"/>
        </w:numPr>
        <w:ind w:left="1440" w:hanging="360"/>
        <w:rPr/>
      </w:pPr>
      <w:r w:rsidDel="00000000" w:rsidR="00000000" w:rsidRPr="00000000">
        <w:rPr>
          <w:rtl w:val="0"/>
        </w:rPr>
        <w:t xml:space="preserve">Image classification</w:t>
      </w:r>
    </w:p>
    <w:p w:rsidR="00000000" w:rsidDel="00000000" w:rsidP="00000000" w:rsidRDefault="00000000" w:rsidRPr="00000000" w14:paraId="0000018C">
      <w:pPr>
        <w:numPr>
          <w:ilvl w:val="1"/>
          <w:numId w:val="149"/>
        </w:numPr>
        <w:ind w:left="1440" w:hanging="360"/>
        <w:rPr/>
      </w:pPr>
      <w:r w:rsidDel="00000000" w:rsidR="00000000" w:rsidRPr="00000000">
        <w:rPr>
          <w:rtl w:val="0"/>
        </w:rPr>
        <w:t xml:space="preserve">Text categorization</w:t>
      </w:r>
    </w:p>
    <w:p w:rsidR="00000000" w:rsidDel="00000000" w:rsidP="00000000" w:rsidRDefault="00000000" w:rsidRPr="00000000" w14:paraId="0000018D">
      <w:pPr>
        <w:numPr>
          <w:ilvl w:val="1"/>
          <w:numId w:val="149"/>
        </w:numPr>
        <w:ind w:left="1440" w:hanging="360"/>
        <w:rPr/>
      </w:pPr>
      <w:r w:rsidDel="00000000" w:rsidR="00000000" w:rsidRPr="00000000">
        <w:rPr>
          <w:rtl w:val="0"/>
        </w:rPr>
        <w:t xml:space="preserve">Bioinformatics (e.g., protein classification)</w:t>
      </w:r>
    </w:p>
    <w:p w:rsidR="00000000" w:rsidDel="00000000" w:rsidP="00000000" w:rsidRDefault="00000000" w:rsidRPr="00000000" w14:paraId="0000018E">
      <w:pPr>
        <w:rPr>
          <w:b w:val="1"/>
        </w:rPr>
      </w:pPr>
      <w:r w:rsidDel="00000000" w:rsidR="00000000" w:rsidRPr="00000000">
        <w:rPr>
          <w:b w:val="1"/>
          <w:rtl w:val="0"/>
        </w:rPr>
        <w:t xml:space="preserve">5. Advantages of SVM</w:t>
      </w:r>
    </w:p>
    <w:p w:rsidR="00000000" w:rsidDel="00000000" w:rsidP="00000000" w:rsidRDefault="00000000" w:rsidRPr="00000000" w14:paraId="0000018F">
      <w:pPr>
        <w:numPr>
          <w:ilvl w:val="0"/>
          <w:numId w:val="151"/>
        </w:numPr>
        <w:ind w:left="720" w:hanging="360"/>
        <w:rPr/>
      </w:pPr>
      <w:r w:rsidDel="00000000" w:rsidR="00000000" w:rsidRPr="00000000">
        <w:rPr>
          <w:rtl w:val="0"/>
        </w:rPr>
        <w:t xml:space="preserve">Effective in high-dimensional spaces and suitable for datasets with many features.</w:t>
      </w:r>
    </w:p>
    <w:p w:rsidR="00000000" w:rsidDel="00000000" w:rsidP="00000000" w:rsidRDefault="00000000" w:rsidRPr="00000000" w14:paraId="00000190">
      <w:pPr>
        <w:numPr>
          <w:ilvl w:val="0"/>
          <w:numId w:val="151"/>
        </w:numPr>
        <w:ind w:left="720" w:hanging="360"/>
        <w:rPr/>
      </w:pPr>
      <w:r w:rsidDel="00000000" w:rsidR="00000000" w:rsidRPr="00000000">
        <w:rPr>
          <w:rtl w:val="0"/>
        </w:rPr>
        <w:t xml:space="preserve">Works well with both linear and non-linear data due to its flexibility with kernel functions.</w:t>
      </w:r>
    </w:p>
    <w:p w:rsidR="00000000" w:rsidDel="00000000" w:rsidP="00000000" w:rsidRDefault="00000000" w:rsidRPr="00000000" w14:paraId="00000191">
      <w:pPr>
        <w:numPr>
          <w:ilvl w:val="0"/>
          <w:numId w:val="151"/>
        </w:numPr>
        <w:ind w:left="720" w:hanging="360"/>
        <w:rPr/>
      </w:pPr>
      <w:r w:rsidDel="00000000" w:rsidR="00000000" w:rsidRPr="00000000">
        <w:rPr>
          <w:rtl w:val="0"/>
        </w:rPr>
        <w:t xml:space="preserve">Robust to overfitting, especially when the dataset has a clear margin of separation.</w:t>
      </w:r>
    </w:p>
    <w:p w:rsidR="00000000" w:rsidDel="00000000" w:rsidP="00000000" w:rsidRDefault="00000000" w:rsidRPr="00000000" w14:paraId="00000192">
      <w:pPr>
        <w:rPr>
          <w:b w:val="1"/>
        </w:rPr>
      </w:pPr>
      <w:r w:rsidDel="00000000" w:rsidR="00000000" w:rsidRPr="00000000">
        <w:rPr>
          <w:b w:val="1"/>
          <w:rtl w:val="0"/>
        </w:rPr>
        <w:t xml:space="preserve">6. Limitations of SVM</w:t>
      </w:r>
    </w:p>
    <w:p w:rsidR="00000000" w:rsidDel="00000000" w:rsidP="00000000" w:rsidRDefault="00000000" w:rsidRPr="00000000" w14:paraId="00000193">
      <w:pPr>
        <w:numPr>
          <w:ilvl w:val="0"/>
          <w:numId w:val="152"/>
        </w:numPr>
        <w:ind w:left="720" w:hanging="360"/>
        <w:rPr/>
      </w:pPr>
      <w:r w:rsidDel="00000000" w:rsidR="00000000" w:rsidRPr="00000000">
        <w:rPr>
          <w:rtl w:val="0"/>
        </w:rPr>
        <w:t xml:space="preserve">Computational complexity increases with large datasets, making SVM less practical for very large datasets.</w:t>
      </w:r>
    </w:p>
    <w:p w:rsidR="00000000" w:rsidDel="00000000" w:rsidP="00000000" w:rsidRDefault="00000000" w:rsidRPr="00000000" w14:paraId="00000194">
      <w:pPr>
        <w:numPr>
          <w:ilvl w:val="0"/>
          <w:numId w:val="152"/>
        </w:numPr>
        <w:ind w:left="720" w:hanging="360"/>
        <w:rPr/>
      </w:pPr>
      <w:r w:rsidDel="00000000" w:rsidR="00000000" w:rsidRPr="00000000">
        <w:rPr>
          <w:rtl w:val="0"/>
        </w:rPr>
        <w:t xml:space="preserve">When classes overlap significantly or the data is not separable, SVM performance degrades.</w:t>
      </w:r>
    </w:p>
    <w:p w:rsidR="00000000" w:rsidDel="00000000" w:rsidP="00000000" w:rsidRDefault="00000000" w:rsidRPr="00000000" w14:paraId="00000195">
      <w:pPr>
        <w:numPr>
          <w:ilvl w:val="0"/>
          <w:numId w:val="152"/>
        </w:numPr>
        <w:ind w:left="720" w:hanging="360"/>
        <w:rPr/>
      </w:pPr>
      <w:r w:rsidDel="00000000" w:rsidR="00000000" w:rsidRPr="00000000">
        <w:rPr>
          <w:rtl w:val="0"/>
        </w:rPr>
        <w:t xml:space="preserve">SVM does not provide probabilistic outputs directly, unlike models such as logistic regression, which makes interpretation less intuitive.</w:t>
      </w:r>
    </w:p>
    <w:p w:rsidR="00000000" w:rsidDel="00000000" w:rsidP="00000000" w:rsidRDefault="00000000" w:rsidRPr="00000000" w14:paraId="00000196">
      <w:pPr>
        <w:rPr>
          <w:b w:val="1"/>
        </w:rPr>
      </w:pPr>
      <w:r w:rsidDel="00000000" w:rsidR="00000000" w:rsidRPr="00000000">
        <w:rPr>
          <w:b w:val="1"/>
          <w:rtl w:val="0"/>
        </w:rPr>
        <w:t xml:space="preserve">7. Choosing SVM in Practice</w:t>
      </w:r>
    </w:p>
    <w:p w:rsidR="00000000" w:rsidDel="00000000" w:rsidP="00000000" w:rsidRDefault="00000000" w:rsidRPr="00000000" w14:paraId="00000197">
      <w:pPr>
        <w:numPr>
          <w:ilvl w:val="0"/>
          <w:numId w:val="153"/>
        </w:numPr>
        <w:ind w:left="720" w:hanging="360"/>
        <w:rPr/>
      </w:pPr>
      <w:r w:rsidDel="00000000" w:rsidR="00000000" w:rsidRPr="00000000">
        <w:rPr>
          <w:rtl w:val="0"/>
        </w:rPr>
        <w:t xml:space="preserve">SVM is preferred when:</w:t>
      </w:r>
    </w:p>
    <w:p w:rsidR="00000000" w:rsidDel="00000000" w:rsidP="00000000" w:rsidRDefault="00000000" w:rsidRPr="00000000" w14:paraId="00000198">
      <w:pPr>
        <w:numPr>
          <w:ilvl w:val="1"/>
          <w:numId w:val="153"/>
        </w:numPr>
        <w:ind w:left="1440" w:hanging="360"/>
        <w:rPr/>
      </w:pPr>
      <w:r w:rsidDel="00000000" w:rsidR="00000000" w:rsidRPr="00000000">
        <w:rPr>
          <w:rtl w:val="0"/>
        </w:rPr>
        <w:t xml:space="preserve">The dataset is small but has high-dimensional features.</w:t>
      </w:r>
    </w:p>
    <w:p w:rsidR="00000000" w:rsidDel="00000000" w:rsidP="00000000" w:rsidRDefault="00000000" w:rsidRPr="00000000" w14:paraId="00000199">
      <w:pPr>
        <w:numPr>
          <w:ilvl w:val="1"/>
          <w:numId w:val="153"/>
        </w:numPr>
        <w:ind w:left="1440" w:hanging="360"/>
        <w:rPr/>
      </w:pPr>
      <w:r w:rsidDel="00000000" w:rsidR="00000000" w:rsidRPr="00000000">
        <w:rPr>
          <w:rtl w:val="0"/>
        </w:rPr>
        <w:t xml:space="preserve">Non-linear decision boundaries are required, and the kernel trick can provide the necessary transformation.</w:t>
      </w:r>
    </w:p>
    <w:p w:rsidR="00000000" w:rsidDel="00000000" w:rsidP="00000000" w:rsidRDefault="00000000" w:rsidRPr="00000000" w14:paraId="0000019A">
      <w:pPr>
        <w:numPr>
          <w:ilvl w:val="0"/>
          <w:numId w:val="153"/>
        </w:numPr>
        <w:ind w:left="720" w:hanging="360"/>
        <w:rPr/>
      </w:pPr>
      <w:r w:rsidDel="00000000" w:rsidR="00000000" w:rsidRPr="00000000">
        <w:rPr>
          <w:rtl w:val="0"/>
        </w:rPr>
        <w:t xml:space="preserve">SVM is less suitable for problems requiring interpretability or when computational resources are limited.</w:t>
      </w:r>
    </w:p>
    <w:p w:rsidR="00000000" w:rsidDel="00000000" w:rsidP="00000000" w:rsidRDefault="00000000" w:rsidRPr="00000000" w14:paraId="000001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Insights from the Visualization</w:t>
      </w:r>
    </w:p>
    <w:p w:rsidR="00000000" w:rsidDel="00000000" w:rsidP="00000000" w:rsidRDefault="00000000" w:rsidRPr="00000000" w14:paraId="0000019D">
      <w:pPr>
        <w:numPr>
          <w:ilvl w:val="0"/>
          <w:numId w:val="154"/>
        </w:numPr>
        <w:ind w:left="720" w:hanging="360"/>
        <w:rPr/>
      </w:pPr>
      <w:r w:rsidDel="00000000" w:rsidR="00000000" w:rsidRPr="00000000">
        <w:rPr>
          <w:rtl w:val="0"/>
        </w:rPr>
        <w:t xml:space="preserve">The image illustrates the concept of finding a hyperplane with the maximum margin, ensuring optimal separation between classes.</w:t>
      </w:r>
    </w:p>
    <w:p w:rsidR="00000000" w:rsidDel="00000000" w:rsidP="00000000" w:rsidRDefault="00000000" w:rsidRPr="00000000" w14:paraId="0000019E">
      <w:pPr>
        <w:numPr>
          <w:ilvl w:val="0"/>
          <w:numId w:val="154"/>
        </w:numPr>
        <w:ind w:left="720" w:hanging="360"/>
        <w:rPr/>
      </w:pPr>
      <w:r w:rsidDel="00000000" w:rsidR="00000000" w:rsidRPr="00000000">
        <w:rPr>
          <w:rtl w:val="0"/>
        </w:rPr>
        <w:t xml:space="preserve">Another graphic depicts the kernel transformation, showing how data that is not separable in the original input space can become separable in a higher-dimensional feature space.</w:t>
      </w:r>
    </w:p>
    <w:p w:rsidR="00000000" w:rsidDel="00000000" w:rsidP="00000000" w:rsidRDefault="00000000" w:rsidRPr="00000000" w14:paraId="0000019F">
      <w:pPr>
        <w:rPr>
          <w:b w:val="1"/>
        </w:rPr>
      </w:pPr>
      <w:r w:rsidDel="00000000" w:rsidR="00000000" w:rsidRPr="00000000">
        <w:rPr>
          <w:b w:val="1"/>
          <w:rtl w:val="0"/>
        </w:rPr>
        <w:t xml:space="preserve">Decision Trees</w:t>
      </w:r>
    </w:p>
    <w:p w:rsidR="00000000" w:rsidDel="00000000" w:rsidP="00000000" w:rsidRDefault="00000000" w:rsidRPr="00000000" w14:paraId="000001A0">
      <w:pPr>
        <w:rPr>
          <w:b w:val="1"/>
        </w:rPr>
      </w:pPr>
      <w:r w:rsidDel="00000000" w:rsidR="00000000" w:rsidRPr="00000000">
        <w:rPr>
          <w:b w:val="1"/>
          <w:rtl w:val="0"/>
        </w:rPr>
        <w:t xml:space="preserve">Introduction to Decision Trees</w:t>
      </w:r>
    </w:p>
    <w:p w:rsidR="00000000" w:rsidDel="00000000" w:rsidP="00000000" w:rsidRDefault="00000000" w:rsidRPr="00000000" w14:paraId="000001A1">
      <w:pPr>
        <w:rPr/>
      </w:pPr>
      <w:r w:rsidDel="00000000" w:rsidR="00000000" w:rsidRPr="00000000">
        <w:rPr>
          <w:rtl w:val="0"/>
        </w:rPr>
        <w:t xml:space="preserve">Decision Trees are a popular supervised machine learning algorithm used for both classification and regression tasks. Their structure resembles a flowchart, where:</w:t>
      </w:r>
    </w:p>
    <w:p w:rsidR="00000000" w:rsidDel="00000000" w:rsidP="00000000" w:rsidRDefault="00000000" w:rsidRPr="00000000" w14:paraId="000001A2">
      <w:pPr>
        <w:numPr>
          <w:ilvl w:val="0"/>
          <w:numId w:val="155"/>
        </w:numPr>
        <w:ind w:left="720" w:hanging="360"/>
        <w:rPr/>
      </w:pPr>
      <w:r w:rsidDel="00000000" w:rsidR="00000000" w:rsidRPr="00000000">
        <w:rPr>
          <w:rtl w:val="0"/>
        </w:rPr>
        <w:t xml:space="preserve">Each </w:t>
      </w:r>
      <w:r w:rsidDel="00000000" w:rsidR="00000000" w:rsidRPr="00000000">
        <w:rPr>
          <w:b w:val="1"/>
          <w:rtl w:val="0"/>
        </w:rPr>
        <w:t xml:space="preserve">node</w:t>
      </w:r>
      <w:r w:rsidDel="00000000" w:rsidR="00000000" w:rsidRPr="00000000">
        <w:rPr>
          <w:rtl w:val="0"/>
        </w:rPr>
        <w:t xml:space="preserve"> represents a feature (attribute).</w:t>
      </w:r>
    </w:p>
    <w:p w:rsidR="00000000" w:rsidDel="00000000" w:rsidP="00000000" w:rsidRDefault="00000000" w:rsidRPr="00000000" w14:paraId="000001A3">
      <w:pPr>
        <w:numPr>
          <w:ilvl w:val="0"/>
          <w:numId w:val="155"/>
        </w:numPr>
        <w:ind w:left="720" w:hanging="360"/>
        <w:rPr/>
      </w:pPr>
      <w:r w:rsidDel="00000000" w:rsidR="00000000" w:rsidRPr="00000000">
        <w:rPr>
          <w:rtl w:val="0"/>
        </w:rPr>
        <w:t xml:space="preserve">Each </w:t>
      </w:r>
      <w:r w:rsidDel="00000000" w:rsidR="00000000" w:rsidRPr="00000000">
        <w:rPr>
          <w:b w:val="1"/>
          <w:rtl w:val="0"/>
        </w:rPr>
        <w:t xml:space="preserve">branch</w:t>
      </w:r>
      <w:r w:rsidDel="00000000" w:rsidR="00000000" w:rsidRPr="00000000">
        <w:rPr>
          <w:rtl w:val="0"/>
        </w:rPr>
        <w:t xml:space="preserve"> represents a decision rule.</w:t>
      </w:r>
    </w:p>
    <w:p w:rsidR="00000000" w:rsidDel="00000000" w:rsidP="00000000" w:rsidRDefault="00000000" w:rsidRPr="00000000" w14:paraId="000001A4">
      <w:pPr>
        <w:numPr>
          <w:ilvl w:val="0"/>
          <w:numId w:val="155"/>
        </w:numPr>
        <w:ind w:left="720" w:hanging="360"/>
        <w:rPr/>
      </w:pPr>
      <w:r w:rsidDel="00000000" w:rsidR="00000000" w:rsidRPr="00000000">
        <w:rPr>
          <w:rtl w:val="0"/>
        </w:rPr>
        <w:t xml:space="preserve">Each </w:t>
      </w:r>
      <w:r w:rsidDel="00000000" w:rsidR="00000000" w:rsidRPr="00000000">
        <w:rPr>
          <w:b w:val="1"/>
          <w:rtl w:val="0"/>
        </w:rPr>
        <w:t xml:space="preserve">leaf node</w:t>
      </w:r>
      <w:r w:rsidDel="00000000" w:rsidR="00000000" w:rsidRPr="00000000">
        <w:rPr>
          <w:rtl w:val="0"/>
        </w:rPr>
        <w:t xml:space="preserve"> represents an outcome or prediction.</w:t>
      </w:r>
    </w:p>
    <w:p w:rsidR="00000000" w:rsidDel="00000000" w:rsidP="00000000" w:rsidRDefault="00000000" w:rsidRPr="00000000" w14:paraId="000001A5">
      <w:pPr>
        <w:rPr/>
      </w:pPr>
      <w:r w:rsidDel="00000000" w:rsidR="00000000" w:rsidRPr="00000000">
        <w:rPr>
          <w:rtl w:val="0"/>
        </w:rPr>
        <w:t xml:space="preserve">In the Titanic example, a decision tree is used to classify passengers as either survivors or non-survivors based on attributes like gender, age, and family status (e.g., siblings/spouses aboard).</w:t>
      </w:r>
    </w:p>
    <w:p w:rsidR="00000000" w:rsidDel="00000000" w:rsidP="00000000" w:rsidRDefault="00000000" w:rsidRPr="00000000" w14:paraId="000001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Training Process of Decision Trees</w:t>
      </w:r>
    </w:p>
    <w:p w:rsidR="00000000" w:rsidDel="00000000" w:rsidP="00000000" w:rsidRDefault="00000000" w:rsidRPr="00000000" w14:paraId="000001A8">
      <w:pPr>
        <w:numPr>
          <w:ilvl w:val="0"/>
          <w:numId w:val="156"/>
        </w:numPr>
        <w:ind w:left="720" w:hanging="360"/>
        <w:rPr/>
      </w:pPr>
      <w:r w:rsidDel="00000000" w:rsidR="00000000" w:rsidRPr="00000000">
        <w:rPr>
          <w:b w:val="1"/>
          <w:rtl w:val="0"/>
        </w:rPr>
        <w:t xml:space="preserve">Greedy and Recursive Splitting:</w:t>
      </w:r>
      <w:r w:rsidDel="00000000" w:rsidR="00000000" w:rsidRPr="00000000">
        <w:rPr>
          <w:rtl w:val="0"/>
        </w:rPr>
      </w:r>
    </w:p>
    <w:p w:rsidR="00000000" w:rsidDel="00000000" w:rsidP="00000000" w:rsidRDefault="00000000" w:rsidRPr="00000000" w14:paraId="000001A9">
      <w:pPr>
        <w:numPr>
          <w:ilvl w:val="1"/>
          <w:numId w:val="156"/>
        </w:numPr>
        <w:ind w:left="1440" w:hanging="360"/>
        <w:rPr/>
      </w:pPr>
      <w:r w:rsidDel="00000000" w:rsidR="00000000" w:rsidRPr="00000000">
        <w:rPr>
          <w:rtl w:val="0"/>
        </w:rPr>
        <w:t xml:space="preserve">Decision Trees are built in a recursive manner, starting from the root node and splitting the dataset based on features.</w:t>
      </w:r>
    </w:p>
    <w:p w:rsidR="00000000" w:rsidDel="00000000" w:rsidP="00000000" w:rsidRDefault="00000000" w:rsidRPr="00000000" w14:paraId="000001AA">
      <w:pPr>
        <w:numPr>
          <w:ilvl w:val="1"/>
          <w:numId w:val="156"/>
        </w:numPr>
        <w:ind w:left="1440" w:hanging="360"/>
        <w:rPr/>
      </w:pPr>
      <w:r w:rsidDel="00000000" w:rsidR="00000000" w:rsidRPr="00000000">
        <w:rPr>
          <w:rtl w:val="0"/>
        </w:rPr>
        <w:t xml:space="preserve">At each split, the algorithm chooses the feature that provides the most significant reduction in uncertainty or error (e.g., using metrics like </w:t>
      </w:r>
      <w:r w:rsidDel="00000000" w:rsidR="00000000" w:rsidRPr="00000000">
        <w:rPr>
          <w:b w:val="1"/>
          <w:rtl w:val="0"/>
        </w:rPr>
        <w:t xml:space="preserve">entropy</w:t>
      </w:r>
      <w:r w:rsidDel="00000000" w:rsidR="00000000" w:rsidRPr="00000000">
        <w:rPr>
          <w:rtl w:val="0"/>
        </w:rPr>
        <w:t xml:space="preserve"> or </w:t>
      </w:r>
      <w:r w:rsidDel="00000000" w:rsidR="00000000" w:rsidRPr="00000000">
        <w:rPr>
          <w:b w:val="1"/>
          <w:rtl w:val="0"/>
        </w:rPr>
        <w:t xml:space="preserve">Gini impurity</w:t>
      </w:r>
      <w:r w:rsidDel="00000000" w:rsidR="00000000" w:rsidRPr="00000000">
        <w:rPr>
          <w:rtl w:val="0"/>
        </w:rPr>
        <w:t xml:space="preserve">).</w:t>
      </w:r>
    </w:p>
    <w:p w:rsidR="00000000" w:rsidDel="00000000" w:rsidP="00000000" w:rsidRDefault="00000000" w:rsidRPr="00000000" w14:paraId="000001AB">
      <w:pPr>
        <w:numPr>
          <w:ilvl w:val="0"/>
          <w:numId w:val="156"/>
        </w:numPr>
        <w:ind w:left="720" w:hanging="360"/>
        <w:rPr/>
      </w:pPr>
      <w:r w:rsidDel="00000000" w:rsidR="00000000" w:rsidRPr="00000000">
        <w:rPr>
          <w:b w:val="1"/>
          <w:rtl w:val="0"/>
        </w:rPr>
        <w:t xml:space="preserve">Binary Splits:</w:t>
      </w:r>
      <w:r w:rsidDel="00000000" w:rsidR="00000000" w:rsidRPr="00000000">
        <w:rPr>
          <w:rtl w:val="0"/>
        </w:rPr>
      </w:r>
    </w:p>
    <w:p w:rsidR="00000000" w:rsidDel="00000000" w:rsidP="00000000" w:rsidRDefault="00000000" w:rsidRPr="00000000" w14:paraId="000001AC">
      <w:pPr>
        <w:numPr>
          <w:ilvl w:val="1"/>
          <w:numId w:val="156"/>
        </w:numPr>
        <w:ind w:left="1440" w:hanging="360"/>
        <w:rPr/>
      </w:pPr>
      <w:r w:rsidDel="00000000" w:rsidR="00000000" w:rsidRPr="00000000">
        <w:rPr>
          <w:rtl w:val="0"/>
        </w:rPr>
        <w:t xml:space="preserve">The tree divides the data into two groups at each node based on a feature threshold. For example:</w:t>
      </w:r>
    </w:p>
    <w:p w:rsidR="00000000" w:rsidDel="00000000" w:rsidP="00000000" w:rsidRDefault="00000000" w:rsidRPr="00000000" w14:paraId="000001AD">
      <w:pPr>
        <w:numPr>
          <w:ilvl w:val="2"/>
          <w:numId w:val="156"/>
        </w:numPr>
        <w:ind w:left="2160" w:hanging="360"/>
        <w:rPr/>
      </w:pPr>
      <w:r w:rsidDel="00000000" w:rsidR="00000000" w:rsidRPr="00000000">
        <w:rPr>
          <w:rtl w:val="0"/>
        </w:rPr>
        <w:t xml:space="preserve">If </w:t>
      </w:r>
      <w:r w:rsidDel="00000000" w:rsidR="00000000" w:rsidRPr="00000000">
        <w:rPr>
          <w:b w:val="1"/>
          <w:rtl w:val="0"/>
        </w:rPr>
        <w:t xml:space="preserve">gender</w:t>
      </w:r>
      <w:r w:rsidDel="00000000" w:rsidR="00000000" w:rsidRPr="00000000">
        <w:rPr>
          <w:rtl w:val="0"/>
        </w:rPr>
        <w:t xml:space="preserve"> is male, move to the left branch; otherwise, move to the right.</w:t>
      </w:r>
    </w:p>
    <w:p w:rsidR="00000000" w:rsidDel="00000000" w:rsidP="00000000" w:rsidRDefault="00000000" w:rsidRPr="00000000" w14:paraId="000001AE">
      <w:pPr>
        <w:numPr>
          <w:ilvl w:val="2"/>
          <w:numId w:val="156"/>
        </w:numPr>
        <w:ind w:left="2160" w:hanging="360"/>
        <w:rPr/>
      </w:pPr>
      <w:r w:rsidDel="00000000" w:rsidR="00000000" w:rsidRPr="00000000">
        <w:rPr>
          <w:rtl w:val="0"/>
        </w:rPr>
        <w:t xml:space="preserve">If </w:t>
      </w:r>
      <w:r w:rsidDel="00000000" w:rsidR="00000000" w:rsidRPr="00000000">
        <w:rPr>
          <w:b w:val="1"/>
          <w:rtl w:val="0"/>
        </w:rPr>
        <w:t xml:space="preserve">age</w:t>
      </w:r>
      <w:r w:rsidDel="00000000" w:rsidR="00000000" w:rsidRPr="00000000">
        <w:rPr>
          <w:rtl w:val="0"/>
        </w:rPr>
        <w:t xml:space="preserve"> is less than 95, move to the left branch, and so on.</w:t>
      </w:r>
    </w:p>
    <w:p w:rsidR="00000000" w:rsidDel="00000000" w:rsidP="00000000" w:rsidRDefault="00000000" w:rsidRPr="00000000" w14:paraId="000001AF">
      <w:pPr>
        <w:numPr>
          <w:ilvl w:val="0"/>
          <w:numId w:val="156"/>
        </w:numPr>
        <w:ind w:left="720" w:hanging="360"/>
        <w:rPr/>
      </w:pPr>
      <w:r w:rsidDel="00000000" w:rsidR="00000000" w:rsidRPr="00000000">
        <w:rPr>
          <w:b w:val="1"/>
          <w:rtl w:val="0"/>
        </w:rPr>
        <w:t xml:space="preserve">Stopping Criteria:</w:t>
      </w:r>
      <w:r w:rsidDel="00000000" w:rsidR="00000000" w:rsidRPr="00000000">
        <w:rPr>
          <w:rtl w:val="0"/>
        </w:rPr>
      </w:r>
    </w:p>
    <w:p w:rsidR="00000000" w:rsidDel="00000000" w:rsidP="00000000" w:rsidRDefault="00000000" w:rsidRPr="00000000" w14:paraId="000001B0">
      <w:pPr>
        <w:numPr>
          <w:ilvl w:val="1"/>
          <w:numId w:val="156"/>
        </w:numPr>
        <w:ind w:left="1440" w:hanging="360"/>
        <w:rPr/>
      </w:pPr>
      <w:r w:rsidDel="00000000" w:rsidR="00000000" w:rsidRPr="00000000">
        <w:rPr>
          <w:rtl w:val="0"/>
        </w:rPr>
        <w:t xml:space="preserve">Splitting stops when:</w:t>
      </w:r>
    </w:p>
    <w:p w:rsidR="00000000" w:rsidDel="00000000" w:rsidP="00000000" w:rsidRDefault="00000000" w:rsidRPr="00000000" w14:paraId="000001B1">
      <w:pPr>
        <w:numPr>
          <w:ilvl w:val="2"/>
          <w:numId w:val="156"/>
        </w:numPr>
        <w:ind w:left="2160" w:hanging="360"/>
        <w:rPr/>
      </w:pPr>
      <w:r w:rsidDel="00000000" w:rsidR="00000000" w:rsidRPr="00000000">
        <w:rPr>
          <w:rtl w:val="0"/>
        </w:rPr>
        <w:t xml:space="preserve">A pure subset (all data points belong to the same class) is achieved.</w:t>
      </w:r>
    </w:p>
    <w:p w:rsidR="00000000" w:rsidDel="00000000" w:rsidP="00000000" w:rsidRDefault="00000000" w:rsidRPr="00000000" w14:paraId="000001B2">
      <w:pPr>
        <w:numPr>
          <w:ilvl w:val="2"/>
          <w:numId w:val="156"/>
        </w:numPr>
        <w:ind w:left="2160" w:hanging="360"/>
        <w:rPr/>
      </w:pPr>
      <w:r w:rsidDel="00000000" w:rsidR="00000000" w:rsidRPr="00000000">
        <w:rPr>
          <w:rtl w:val="0"/>
        </w:rPr>
        <w:t xml:space="preserve">A maximum tree depth is reached.</w:t>
      </w:r>
    </w:p>
    <w:p w:rsidR="00000000" w:rsidDel="00000000" w:rsidP="00000000" w:rsidRDefault="00000000" w:rsidRPr="00000000" w14:paraId="000001B3">
      <w:pPr>
        <w:numPr>
          <w:ilvl w:val="2"/>
          <w:numId w:val="156"/>
        </w:numPr>
        <w:ind w:left="2160" w:hanging="360"/>
        <w:rPr/>
      </w:pPr>
      <w:r w:rsidDel="00000000" w:rsidR="00000000" w:rsidRPr="00000000">
        <w:rPr>
          <w:rtl w:val="0"/>
        </w:rPr>
        <w:t xml:space="preserve">The number of data points in a node becomes too small.</w:t>
      </w:r>
    </w:p>
    <w:p w:rsidR="00000000" w:rsidDel="00000000" w:rsidP="00000000" w:rsidRDefault="00000000" w:rsidRPr="00000000" w14:paraId="000001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rPr>
          <w:b w:val="1"/>
        </w:rPr>
      </w:pPr>
      <w:r w:rsidDel="00000000" w:rsidR="00000000" w:rsidRPr="00000000">
        <w:rPr>
          <w:b w:val="1"/>
          <w:rtl w:val="0"/>
        </w:rPr>
        <w:t xml:space="preserve">Titanic Example: Predicting Passenger Survival</w:t>
      </w:r>
    </w:p>
    <w:p w:rsidR="00000000" w:rsidDel="00000000" w:rsidP="00000000" w:rsidRDefault="00000000" w:rsidRPr="00000000" w14:paraId="000001B6">
      <w:pPr>
        <w:rPr/>
      </w:pPr>
      <w:r w:rsidDel="00000000" w:rsidR="00000000" w:rsidRPr="00000000">
        <w:rPr>
          <w:rtl w:val="0"/>
        </w:rPr>
        <w:t xml:space="preserve">The decision tree displayed in the image focuses on classifying Titanic passengers based on survival:</w:t>
      </w:r>
    </w:p>
    <w:p w:rsidR="00000000" w:rsidDel="00000000" w:rsidP="00000000" w:rsidRDefault="00000000" w:rsidRPr="00000000" w14:paraId="000001B7">
      <w:pPr>
        <w:numPr>
          <w:ilvl w:val="0"/>
          <w:numId w:val="157"/>
        </w:numPr>
        <w:ind w:left="720" w:hanging="360"/>
        <w:rPr/>
      </w:pPr>
      <w:r w:rsidDel="00000000" w:rsidR="00000000" w:rsidRPr="00000000">
        <w:rPr>
          <w:b w:val="1"/>
          <w:rtl w:val="0"/>
        </w:rPr>
        <w:t xml:space="preserve">Root Node: Gender</w:t>
      </w:r>
      <w:r w:rsidDel="00000000" w:rsidR="00000000" w:rsidRPr="00000000">
        <w:rPr>
          <w:rtl w:val="0"/>
        </w:rPr>
      </w:r>
    </w:p>
    <w:p w:rsidR="00000000" w:rsidDel="00000000" w:rsidP="00000000" w:rsidRDefault="00000000" w:rsidRPr="00000000" w14:paraId="000001B8">
      <w:pPr>
        <w:numPr>
          <w:ilvl w:val="1"/>
          <w:numId w:val="157"/>
        </w:numPr>
        <w:ind w:left="1440" w:hanging="360"/>
        <w:rPr/>
      </w:pPr>
      <w:r w:rsidDel="00000000" w:rsidR="00000000" w:rsidRPr="00000000">
        <w:rPr>
          <w:rtl w:val="0"/>
        </w:rPr>
        <w:t xml:space="preserve">The first decision point splits passengers into </w:t>
      </w:r>
      <w:r w:rsidDel="00000000" w:rsidR="00000000" w:rsidRPr="00000000">
        <w:rPr>
          <w:b w:val="1"/>
          <w:rtl w:val="0"/>
        </w:rPr>
        <w:t xml:space="preserve">male</w:t>
      </w:r>
      <w:r w:rsidDel="00000000" w:rsidR="00000000" w:rsidRPr="00000000">
        <w:rPr>
          <w:rtl w:val="0"/>
        </w:rPr>
        <w:t xml:space="preserve"> and </w:t>
      </w:r>
      <w:r w:rsidDel="00000000" w:rsidR="00000000" w:rsidRPr="00000000">
        <w:rPr>
          <w:b w:val="1"/>
          <w:rtl w:val="0"/>
        </w:rPr>
        <w:t xml:space="preserve">female</w:t>
      </w:r>
      <w:r w:rsidDel="00000000" w:rsidR="00000000" w:rsidRPr="00000000">
        <w:rPr>
          <w:rtl w:val="0"/>
        </w:rPr>
        <w:t xml:space="preserve"> groups.</w:t>
      </w:r>
    </w:p>
    <w:p w:rsidR="00000000" w:rsidDel="00000000" w:rsidP="00000000" w:rsidRDefault="00000000" w:rsidRPr="00000000" w14:paraId="000001B9">
      <w:pPr>
        <w:numPr>
          <w:ilvl w:val="0"/>
          <w:numId w:val="157"/>
        </w:numPr>
        <w:ind w:left="720" w:hanging="360"/>
        <w:rPr/>
      </w:pPr>
      <w:r w:rsidDel="00000000" w:rsidR="00000000" w:rsidRPr="00000000">
        <w:rPr>
          <w:b w:val="1"/>
          <w:rtl w:val="0"/>
        </w:rPr>
        <w:t xml:space="preserve">Intermediate Nodes: Age and Family Status</w:t>
      </w:r>
      <w:r w:rsidDel="00000000" w:rsidR="00000000" w:rsidRPr="00000000">
        <w:rPr>
          <w:rtl w:val="0"/>
        </w:rPr>
      </w:r>
    </w:p>
    <w:p w:rsidR="00000000" w:rsidDel="00000000" w:rsidP="00000000" w:rsidRDefault="00000000" w:rsidRPr="00000000" w14:paraId="000001BA">
      <w:pPr>
        <w:numPr>
          <w:ilvl w:val="1"/>
          <w:numId w:val="157"/>
        </w:numPr>
        <w:ind w:left="1440" w:hanging="360"/>
        <w:rPr/>
      </w:pPr>
      <w:r w:rsidDel="00000000" w:rsidR="00000000" w:rsidRPr="00000000">
        <w:rPr>
          <w:rtl w:val="0"/>
        </w:rPr>
        <w:t xml:space="preserve">For males:</w:t>
      </w:r>
    </w:p>
    <w:p w:rsidR="00000000" w:rsidDel="00000000" w:rsidP="00000000" w:rsidRDefault="00000000" w:rsidRPr="00000000" w14:paraId="000001BB">
      <w:pPr>
        <w:numPr>
          <w:ilvl w:val="2"/>
          <w:numId w:val="157"/>
        </w:numPr>
        <w:ind w:left="2160" w:hanging="360"/>
        <w:rPr/>
      </w:pPr>
      <w:r w:rsidDel="00000000" w:rsidR="00000000" w:rsidRPr="00000000">
        <w:rPr>
          <w:rtl w:val="0"/>
        </w:rPr>
        <w:t xml:space="preserve">Passengers aged under 95 are further split based on the number of siblings/spouses aboard.</w:t>
      </w:r>
    </w:p>
    <w:p w:rsidR="00000000" w:rsidDel="00000000" w:rsidP="00000000" w:rsidRDefault="00000000" w:rsidRPr="00000000" w14:paraId="000001BC">
      <w:pPr>
        <w:numPr>
          <w:ilvl w:val="1"/>
          <w:numId w:val="157"/>
        </w:numPr>
        <w:ind w:left="1440" w:hanging="360"/>
        <w:rPr/>
      </w:pPr>
      <w:r w:rsidDel="00000000" w:rsidR="00000000" w:rsidRPr="00000000">
        <w:rPr>
          <w:rtl w:val="0"/>
        </w:rPr>
        <w:t xml:space="preserve">For females:</w:t>
      </w:r>
    </w:p>
    <w:p w:rsidR="00000000" w:rsidDel="00000000" w:rsidP="00000000" w:rsidRDefault="00000000" w:rsidRPr="00000000" w14:paraId="000001BD">
      <w:pPr>
        <w:numPr>
          <w:ilvl w:val="2"/>
          <w:numId w:val="157"/>
        </w:numPr>
        <w:ind w:left="2160" w:hanging="360"/>
        <w:rPr/>
      </w:pPr>
      <w:r w:rsidDel="00000000" w:rsidR="00000000" w:rsidRPr="00000000">
        <w:rPr>
          <w:rtl w:val="0"/>
        </w:rPr>
        <w:t xml:space="preserve">The survival chances might be higher and depend on other attributes (not fully visible in the image).</w:t>
      </w:r>
    </w:p>
    <w:p w:rsidR="00000000" w:rsidDel="00000000" w:rsidP="00000000" w:rsidRDefault="00000000" w:rsidRPr="00000000" w14:paraId="000001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Advantages of Decision Trees</w:t>
      </w:r>
    </w:p>
    <w:p w:rsidR="00000000" w:rsidDel="00000000" w:rsidP="00000000" w:rsidRDefault="00000000" w:rsidRPr="00000000" w14:paraId="000001C0">
      <w:pPr>
        <w:numPr>
          <w:ilvl w:val="0"/>
          <w:numId w:val="158"/>
        </w:numPr>
        <w:ind w:left="720" w:hanging="360"/>
        <w:rPr/>
      </w:pPr>
      <w:r w:rsidDel="00000000" w:rsidR="00000000" w:rsidRPr="00000000">
        <w:rPr>
          <w:b w:val="1"/>
          <w:rtl w:val="0"/>
        </w:rPr>
        <w:t xml:space="preserve">Interpretability:</w:t>
      </w:r>
      <w:r w:rsidDel="00000000" w:rsidR="00000000" w:rsidRPr="00000000">
        <w:rPr>
          <w:rtl w:val="0"/>
        </w:rPr>
      </w:r>
    </w:p>
    <w:p w:rsidR="00000000" w:rsidDel="00000000" w:rsidP="00000000" w:rsidRDefault="00000000" w:rsidRPr="00000000" w14:paraId="000001C1">
      <w:pPr>
        <w:numPr>
          <w:ilvl w:val="1"/>
          <w:numId w:val="158"/>
        </w:numPr>
        <w:ind w:left="1440" w:hanging="360"/>
        <w:rPr/>
      </w:pPr>
      <w:r w:rsidDel="00000000" w:rsidR="00000000" w:rsidRPr="00000000">
        <w:rPr>
          <w:rtl w:val="0"/>
        </w:rPr>
        <w:t xml:space="preserve">Decision Trees are easy to visualize and understand, making them suitable for use cases requiring interpretability.</w:t>
      </w:r>
    </w:p>
    <w:p w:rsidR="00000000" w:rsidDel="00000000" w:rsidP="00000000" w:rsidRDefault="00000000" w:rsidRPr="00000000" w14:paraId="000001C2">
      <w:pPr>
        <w:numPr>
          <w:ilvl w:val="0"/>
          <w:numId w:val="158"/>
        </w:numPr>
        <w:ind w:left="720" w:hanging="360"/>
        <w:rPr/>
      </w:pPr>
      <w:r w:rsidDel="00000000" w:rsidR="00000000" w:rsidRPr="00000000">
        <w:rPr>
          <w:b w:val="1"/>
          <w:rtl w:val="0"/>
        </w:rPr>
        <w:t xml:space="preserve">Non-parametric Nature:</w:t>
      </w:r>
      <w:r w:rsidDel="00000000" w:rsidR="00000000" w:rsidRPr="00000000">
        <w:rPr>
          <w:rtl w:val="0"/>
        </w:rPr>
      </w:r>
    </w:p>
    <w:p w:rsidR="00000000" w:rsidDel="00000000" w:rsidP="00000000" w:rsidRDefault="00000000" w:rsidRPr="00000000" w14:paraId="000001C3">
      <w:pPr>
        <w:numPr>
          <w:ilvl w:val="1"/>
          <w:numId w:val="158"/>
        </w:numPr>
        <w:ind w:left="1440" w:hanging="360"/>
        <w:rPr/>
      </w:pPr>
      <w:r w:rsidDel="00000000" w:rsidR="00000000" w:rsidRPr="00000000">
        <w:rPr>
          <w:rtl w:val="0"/>
        </w:rPr>
        <w:t xml:space="preserve">They make no assumptions about the underlying data distribution, making them versatile for different types of data.</w:t>
      </w:r>
    </w:p>
    <w:p w:rsidR="00000000" w:rsidDel="00000000" w:rsidP="00000000" w:rsidRDefault="00000000" w:rsidRPr="00000000" w14:paraId="000001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Challenges and Limitations</w:t>
      </w:r>
    </w:p>
    <w:p w:rsidR="00000000" w:rsidDel="00000000" w:rsidP="00000000" w:rsidRDefault="00000000" w:rsidRPr="00000000" w14:paraId="000001C6">
      <w:pPr>
        <w:numPr>
          <w:ilvl w:val="0"/>
          <w:numId w:val="159"/>
        </w:numPr>
        <w:ind w:left="720" w:hanging="360"/>
        <w:rPr/>
      </w:pPr>
      <w:r w:rsidDel="00000000" w:rsidR="00000000" w:rsidRPr="00000000">
        <w:rPr>
          <w:b w:val="1"/>
          <w:rtl w:val="0"/>
        </w:rPr>
        <w:t xml:space="preserve">Overfitting:</w:t>
      </w:r>
      <w:r w:rsidDel="00000000" w:rsidR="00000000" w:rsidRPr="00000000">
        <w:rPr>
          <w:rtl w:val="0"/>
        </w:rPr>
      </w:r>
    </w:p>
    <w:p w:rsidR="00000000" w:rsidDel="00000000" w:rsidP="00000000" w:rsidRDefault="00000000" w:rsidRPr="00000000" w14:paraId="000001C7">
      <w:pPr>
        <w:numPr>
          <w:ilvl w:val="1"/>
          <w:numId w:val="159"/>
        </w:numPr>
        <w:ind w:left="1440" w:hanging="360"/>
        <w:rPr/>
      </w:pPr>
      <w:r w:rsidDel="00000000" w:rsidR="00000000" w:rsidRPr="00000000">
        <w:rPr>
          <w:rtl w:val="0"/>
        </w:rPr>
        <w:t xml:space="preserve">Trees can grow too deep, leading to overfitting on training data. Techniques like </w:t>
      </w:r>
      <w:r w:rsidDel="00000000" w:rsidR="00000000" w:rsidRPr="00000000">
        <w:rPr>
          <w:b w:val="1"/>
          <w:rtl w:val="0"/>
        </w:rPr>
        <w:t xml:space="preserve">pruning</w:t>
      </w:r>
      <w:r w:rsidDel="00000000" w:rsidR="00000000" w:rsidRPr="00000000">
        <w:rPr>
          <w:rtl w:val="0"/>
        </w:rPr>
        <w:t xml:space="preserve"> are used to mitigate this.</w:t>
      </w:r>
    </w:p>
    <w:p w:rsidR="00000000" w:rsidDel="00000000" w:rsidP="00000000" w:rsidRDefault="00000000" w:rsidRPr="00000000" w14:paraId="000001C8">
      <w:pPr>
        <w:numPr>
          <w:ilvl w:val="0"/>
          <w:numId w:val="159"/>
        </w:numPr>
        <w:ind w:left="720" w:hanging="360"/>
        <w:rPr/>
      </w:pPr>
      <w:r w:rsidDel="00000000" w:rsidR="00000000" w:rsidRPr="00000000">
        <w:rPr>
          <w:b w:val="1"/>
          <w:rtl w:val="0"/>
        </w:rPr>
        <w:t xml:space="preserve">Bias Towards Features with More Levels:</w:t>
      </w:r>
      <w:r w:rsidDel="00000000" w:rsidR="00000000" w:rsidRPr="00000000">
        <w:rPr>
          <w:rtl w:val="0"/>
        </w:rPr>
      </w:r>
    </w:p>
    <w:p w:rsidR="00000000" w:rsidDel="00000000" w:rsidP="00000000" w:rsidRDefault="00000000" w:rsidRPr="00000000" w14:paraId="000001C9">
      <w:pPr>
        <w:numPr>
          <w:ilvl w:val="1"/>
          <w:numId w:val="159"/>
        </w:numPr>
        <w:ind w:left="1440" w:hanging="360"/>
        <w:rPr/>
      </w:pPr>
      <w:r w:rsidDel="00000000" w:rsidR="00000000" w:rsidRPr="00000000">
        <w:rPr>
          <w:rtl w:val="0"/>
        </w:rPr>
        <w:t xml:space="preserve">Decision Trees may favor features with many distinct values (e.g., IDs) over more informative ones.</w:t>
      </w:r>
    </w:p>
    <w:p w:rsidR="00000000" w:rsidDel="00000000" w:rsidP="00000000" w:rsidRDefault="00000000" w:rsidRPr="00000000" w14:paraId="000001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Summary</w:t>
      </w:r>
    </w:p>
    <w:p w:rsidR="00000000" w:rsidDel="00000000" w:rsidP="00000000" w:rsidRDefault="00000000" w:rsidRPr="00000000" w14:paraId="000001CC">
      <w:pPr>
        <w:rPr/>
      </w:pPr>
      <w:r w:rsidDel="00000000" w:rsidR="00000000" w:rsidRPr="00000000">
        <w:rPr>
          <w:rtl w:val="0"/>
        </w:rPr>
        <w:t xml:space="preserve">Decision Trees are versatile models that split data in a recursive and greedy manner to minimize error in classification or regression tasks. In the Titanic survival example, features like gender, age, and family relationships are used to predict survival outcomes. These models are easy to interpret and implement, making them a common choice in data science tasks, especially when simplicity and transparency are important.</w:t>
      </w:r>
    </w:p>
    <w:p w:rsidR="00000000" w:rsidDel="00000000" w:rsidP="00000000" w:rsidRDefault="00000000" w:rsidRPr="00000000" w14:paraId="000001CD">
      <w:pPr>
        <w:rPr>
          <w:b w:val="1"/>
        </w:rPr>
      </w:pPr>
      <w:r w:rsidDel="00000000" w:rsidR="00000000" w:rsidRPr="00000000">
        <w:rPr>
          <w:b w:val="1"/>
          <w:rtl w:val="0"/>
        </w:rPr>
        <w:t xml:space="preserve">Entropy</w:t>
      </w:r>
    </w:p>
    <w:p w:rsidR="00000000" w:rsidDel="00000000" w:rsidP="00000000" w:rsidRDefault="00000000" w:rsidRPr="00000000" w14:paraId="000001CE">
      <w:pPr>
        <w:numPr>
          <w:ilvl w:val="0"/>
          <w:numId w:val="160"/>
        </w:numPr>
        <w:ind w:left="720" w:hanging="360"/>
        <w:rPr/>
      </w:pPr>
      <w:r w:rsidDel="00000000" w:rsidR="00000000" w:rsidRPr="00000000">
        <w:rPr>
          <w:b w:val="1"/>
          <w:rtl w:val="0"/>
        </w:rPr>
        <w:t xml:space="preserve">Definition</w:t>
      </w:r>
      <w:r w:rsidDel="00000000" w:rsidR="00000000" w:rsidRPr="00000000">
        <w:rPr>
          <w:rtl w:val="0"/>
        </w:rPr>
        <w:t xml:space="preserve">: Measures the uncertainty or impurity in a dataset.</w:t>
      </w:r>
    </w:p>
    <w:p w:rsidR="00000000" w:rsidDel="00000000" w:rsidP="00000000" w:rsidRDefault="00000000" w:rsidRPr="00000000" w14:paraId="000001CF">
      <w:pPr>
        <w:numPr>
          <w:ilvl w:val="0"/>
          <w:numId w:val="160"/>
        </w:numPr>
        <w:ind w:left="720" w:hanging="360"/>
        <w:rPr/>
      </w:pPr>
      <w:r w:rsidDel="00000000" w:rsidR="00000000" w:rsidRPr="00000000">
        <w:rPr>
          <w:b w:val="1"/>
          <w:rtl w:val="0"/>
        </w:rPr>
        <w:t xml:space="preserve">Formula</w:t>
      </w:r>
      <w:r w:rsidDel="00000000" w:rsidR="00000000" w:rsidRPr="00000000">
        <w:rPr>
          <w:rtl w:val="0"/>
        </w:rPr>
        <w:t xml:space="preserve">: H(Y)=−∑k=1kP(Y=k)log</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P(Y=k)H(Y) = - \sum_{k=1}^{k} P(Y = k) \log P(Y = k)H(Y)=−k=1∑k</w:t>
      </w:r>
      <w:r w:rsidDel="00000000" w:rsidR="00000000" w:rsidRPr="00000000">
        <w:rPr>
          <w:rFonts w:ascii="Arial" w:cs="Arial" w:eastAsia="Arial" w:hAnsi="Arial"/>
          <w:rtl w:val="0"/>
        </w:rPr>
        <w:t xml:space="preserve">​</w:t>
      </w:r>
      <w:r w:rsidDel="00000000" w:rsidR="00000000" w:rsidRPr="00000000">
        <w:rPr>
          <w:rtl w:val="0"/>
        </w:rPr>
        <w:t xml:space="preserve">P(Y=k)logP(Y=k)</w:t>
      </w:r>
    </w:p>
    <w:p w:rsidR="00000000" w:rsidDel="00000000" w:rsidP="00000000" w:rsidRDefault="00000000" w:rsidRPr="00000000" w14:paraId="000001D0">
      <w:pPr>
        <w:numPr>
          <w:ilvl w:val="0"/>
          <w:numId w:val="160"/>
        </w:numPr>
        <w:ind w:left="720" w:hanging="360"/>
        <w:rPr/>
      </w:pPr>
      <w:r w:rsidDel="00000000" w:rsidR="00000000" w:rsidRPr="00000000">
        <w:rPr>
          <w:b w:val="1"/>
          <w:rtl w:val="0"/>
        </w:rPr>
        <w:t xml:space="preserve">High Entropy</w:t>
      </w:r>
      <w:r w:rsidDel="00000000" w:rsidR="00000000" w:rsidRPr="00000000">
        <w:rPr>
          <w:rtl w:val="0"/>
        </w:rPr>
        <w:t xml:space="preserve">: Occurs when data is uniformly distributed (high uncertainty).</w:t>
      </w:r>
    </w:p>
    <w:p w:rsidR="00000000" w:rsidDel="00000000" w:rsidP="00000000" w:rsidRDefault="00000000" w:rsidRPr="00000000" w14:paraId="000001D1">
      <w:pPr>
        <w:numPr>
          <w:ilvl w:val="0"/>
          <w:numId w:val="160"/>
        </w:numPr>
        <w:ind w:left="720" w:hanging="360"/>
        <w:rPr/>
      </w:pPr>
      <w:r w:rsidDel="00000000" w:rsidR="00000000" w:rsidRPr="00000000">
        <w:rPr>
          <w:b w:val="1"/>
          <w:rtl w:val="0"/>
        </w:rPr>
        <w:t xml:space="preserve">Low Entropy</w:t>
      </w:r>
      <w:r w:rsidDel="00000000" w:rsidR="00000000" w:rsidRPr="00000000">
        <w:rPr>
          <w:rtl w:val="0"/>
        </w:rPr>
        <w:t xml:space="preserve">: Occurs when data is dominated by one class (low uncertainty).</w:t>
      </w:r>
    </w:p>
    <w:p w:rsidR="00000000" w:rsidDel="00000000" w:rsidP="00000000" w:rsidRDefault="00000000" w:rsidRPr="00000000" w14:paraId="000001D2">
      <w:pPr>
        <w:rPr>
          <w:b w:val="1"/>
        </w:rPr>
      </w:pPr>
      <w:r w:rsidDel="00000000" w:rsidR="00000000" w:rsidRPr="00000000">
        <w:rPr>
          <w:b w:val="1"/>
          <w:rtl w:val="0"/>
        </w:rPr>
        <w:t xml:space="preserve">Information Gain (IG)</w:t>
      </w:r>
    </w:p>
    <w:p w:rsidR="00000000" w:rsidDel="00000000" w:rsidP="00000000" w:rsidRDefault="00000000" w:rsidRPr="00000000" w14:paraId="000001D3">
      <w:pPr>
        <w:numPr>
          <w:ilvl w:val="0"/>
          <w:numId w:val="162"/>
        </w:numPr>
        <w:ind w:left="720" w:hanging="360"/>
        <w:rPr/>
      </w:pPr>
      <w:r w:rsidDel="00000000" w:rsidR="00000000" w:rsidRPr="00000000">
        <w:rPr>
          <w:b w:val="1"/>
          <w:rtl w:val="0"/>
        </w:rPr>
        <w:t xml:space="preserve">Definition</w:t>
      </w:r>
      <w:r w:rsidDel="00000000" w:rsidR="00000000" w:rsidRPr="00000000">
        <w:rPr>
          <w:rtl w:val="0"/>
        </w:rPr>
        <w:t xml:space="preserve">: The reduction in entropy achieved by splitting on a feature.</w:t>
      </w:r>
    </w:p>
    <w:p w:rsidR="00000000" w:rsidDel="00000000" w:rsidP="00000000" w:rsidRDefault="00000000" w:rsidRPr="00000000" w14:paraId="000001D4">
      <w:pPr>
        <w:numPr>
          <w:ilvl w:val="0"/>
          <w:numId w:val="162"/>
        </w:numPr>
        <w:ind w:left="720" w:hanging="360"/>
        <w:rPr/>
      </w:pPr>
      <w:r w:rsidDel="00000000" w:rsidR="00000000" w:rsidRPr="00000000">
        <w:rPr>
          <w:b w:val="1"/>
          <w:rtl w:val="0"/>
        </w:rPr>
        <w:t xml:space="preserve">Formula</w:t>
      </w:r>
      <w:r w:rsidDel="00000000" w:rsidR="00000000" w:rsidRPr="00000000">
        <w:rPr>
          <w:rtl w:val="0"/>
        </w:rPr>
        <w:t xml:space="preserve">: IG(Y,X)=H(Y)−H(Y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X)IG(Y, X) = H(Y) - H(Y | X)IG(Y,X)=H(Y)−H(Y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w:t>
      </w:r>
    </w:p>
    <w:p w:rsidR="00000000" w:rsidDel="00000000" w:rsidP="00000000" w:rsidRDefault="00000000" w:rsidRPr="00000000" w14:paraId="000001D5">
      <w:pPr>
        <w:numPr>
          <w:ilvl w:val="0"/>
          <w:numId w:val="162"/>
        </w:numPr>
        <w:ind w:left="720" w:hanging="360"/>
        <w:rPr/>
      </w:pPr>
      <w:r w:rsidDel="00000000" w:rsidR="00000000" w:rsidRPr="00000000">
        <w:rPr>
          <w:b w:val="1"/>
          <w:rtl w:val="0"/>
        </w:rPr>
        <w:t xml:space="preserve">Key Idea</w:t>
      </w:r>
      <w:r w:rsidDel="00000000" w:rsidR="00000000" w:rsidRPr="00000000">
        <w:rPr>
          <w:rtl w:val="0"/>
        </w:rPr>
        <w:t xml:space="preserve">: Higher information gain indicates a better feature for splitting the data.</w:t>
      </w:r>
    </w:p>
    <w:p w:rsidR="00000000" w:rsidDel="00000000" w:rsidP="00000000" w:rsidRDefault="00000000" w:rsidRPr="00000000" w14:paraId="000001D6">
      <w:pPr>
        <w:rPr>
          <w:b w:val="1"/>
        </w:rPr>
      </w:pPr>
      <w:r w:rsidDel="00000000" w:rsidR="00000000" w:rsidRPr="00000000">
        <w:rPr>
          <w:b w:val="1"/>
          <w:rtl w:val="0"/>
        </w:rPr>
        <w:t xml:space="preserve">Usage in Decision Trees</w:t>
      </w:r>
    </w:p>
    <w:p w:rsidR="00000000" w:rsidDel="00000000" w:rsidP="00000000" w:rsidRDefault="00000000" w:rsidRPr="00000000" w14:paraId="000001D7">
      <w:pPr>
        <w:numPr>
          <w:ilvl w:val="0"/>
          <w:numId w:val="163"/>
        </w:numPr>
        <w:ind w:left="720" w:hanging="360"/>
        <w:rPr/>
      </w:pPr>
      <w:r w:rsidDel="00000000" w:rsidR="00000000" w:rsidRPr="00000000">
        <w:rPr>
          <w:rtl w:val="0"/>
        </w:rPr>
        <w:t xml:space="preserve">Entropy quantifies the uncertainty before splitting.</w:t>
      </w:r>
    </w:p>
    <w:p w:rsidR="00000000" w:rsidDel="00000000" w:rsidP="00000000" w:rsidRDefault="00000000" w:rsidRPr="00000000" w14:paraId="000001D8">
      <w:pPr>
        <w:numPr>
          <w:ilvl w:val="0"/>
          <w:numId w:val="163"/>
        </w:numPr>
        <w:ind w:left="720" w:hanging="360"/>
        <w:rPr/>
      </w:pPr>
      <w:r w:rsidDel="00000000" w:rsidR="00000000" w:rsidRPr="00000000">
        <w:rPr>
          <w:rtl w:val="0"/>
        </w:rPr>
        <w:t xml:space="preserve">Information Gain evaluates how much uncertainty is reduced by splitting on a feature.</w:t>
      </w:r>
    </w:p>
    <w:p w:rsidR="00000000" w:rsidDel="00000000" w:rsidP="00000000" w:rsidRDefault="00000000" w:rsidRPr="00000000" w14:paraId="000001D9">
      <w:pPr>
        <w:numPr>
          <w:ilvl w:val="0"/>
          <w:numId w:val="163"/>
        </w:numPr>
        <w:ind w:left="720" w:hanging="360"/>
        <w:rPr/>
      </w:pPr>
      <w:r w:rsidDel="00000000" w:rsidR="00000000" w:rsidRPr="00000000">
        <w:rPr>
          <w:rtl w:val="0"/>
        </w:rPr>
        <w:t xml:space="preserve">The feature with the highest IGIGIG is selected for the split.</w:t>
      </w:r>
    </w:p>
    <w:p w:rsidR="00000000" w:rsidDel="00000000" w:rsidP="00000000" w:rsidRDefault="00000000" w:rsidRPr="00000000" w14:paraId="000001DA">
      <w:pPr>
        <w:rPr>
          <w:b w:val="1"/>
        </w:rPr>
      </w:pPr>
      <w:r w:rsidDel="00000000" w:rsidR="00000000" w:rsidRPr="00000000">
        <w:rPr>
          <w:b w:val="1"/>
          <w:rtl w:val="0"/>
        </w:rPr>
        <w:t xml:space="preserve">Key Insights</w:t>
      </w:r>
    </w:p>
    <w:p w:rsidR="00000000" w:rsidDel="00000000" w:rsidP="00000000" w:rsidRDefault="00000000" w:rsidRPr="00000000" w14:paraId="000001DB">
      <w:pPr>
        <w:numPr>
          <w:ilvl w:val="0"/>
          <w:numId w:val="164"/>
        </w:numPr>
        <w:ind w:left="720" w:hanging="360"/>
        <w:rPr/>
      </w:pPr>
      <w:r w:rsidDel="00000000" w:rsidR="00000000" w:rsidRPr="00000000">
        <w:rPr>
          <w:rtl w:val="0"/>
        </w:rPr>
        <w:t xml:space="preserve">Decision trees split data recursively by maximizing information gain.</w:t>
      </w:r>
    </w:p>
    <w:p w:rsidR="00000000" w:rsidDel="00000000" w:rsidP="00000000" w:rsidRDefault="00000000" w:rsidRPr="00000000" w14:paraId="000001DC">
      <w:pPr>
        <w:numPr>
          <w:ilvl w:val="0"/>
          <w:numId w:val="164"/>
        </w:numPr>
        <w:ind w:left="720" w:hanging="360"/>
        <w:rPr/>
      </w:pPr>
      <w:r w:rsidDel="00000000" w:rsidR="00000000" w:rsidRPr="00000000">
        <w:rPr>
          <w:rtl w:val="0"/>
        </w:rPr>
        <w:t xml:space="preserve">Entropy and IGIGIG guide the tree to reduce impurity and improve classification.</w:t>
      </w:r>
    </w:p>
    <w:p w:rsidR="00000000" w:rsidDel="00000000" w:rsidP="00000000" w:rsidRDefault="00000000" w:rsidRPr="00000000" w14:paraId="000001DD">
      <w:pPr>
        <w:rPr>
          <w:b w:val="1"/>
        </w:rPr>
      </w:pPr>
      <w:r w:rsidDel="00000000" w:rsidR="00000000" w:rsidRPr="00000000">
        <w:rPr>
          <w:b w:val="1"/>
          <w:rtl w:val="0"/>
        </w:rPr>
        <w:t xml:space="preserve">Random Forest Overview</w:t>
      </w:r>
    </w:p>
    <w:p w:rsidR="00000000" w:rsidDel="00000000" w:rsidP="00000000" w:rsidRDefault="00000000" w:rsidRPr="00000000" w14:paraId="000001DE">
      <w:pPr>
        <w:rPr/>
      </w:pPr>
      <w:r w:rsidDel="00000000" w:rsidR="00000000" w:rsidRPr="00000000">
        <w:rPr>
          <w:rtl w:val="0"/>
        </w:rPr>
        <w:t xml:space="preserve">Random Forest is an </w:t>
      </w:r>
      <w:r w:rsidDel="00000000" w:rsidR="00000000" w:rsidRPr="00000000">
        <w:rPr>
          <w:b w:val="1"/>
          <w:rtl w:val="0"/>
        </w:rPr>
        <w:t xml:space="preserve">ensemble learning method</w:t>
      </w:r>
      <w:r w:rsidDel="00000000" w:rsidR="00000000" w:rsidRPr="00000000">
        <w:rPr>
          <w:rtl w:val="0"/>
        </w:rPr>
        <w:t xml:space="preserve"> that combines multiple decision trees to improve predictive accuracy and reduce overfitting. It works by aggregating the predictions of many individual decision trees.</w:t>
      </w:r>
    </w:p>
    <w:p w:rsidR="00000000" w:rsidDel="00000000" w:rsidP="00000000" w:rsidRDefault="00000000" w:rsidRPr="00000000" w14:paraId="000001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tl w:val="0"/>
        </w:rPr>
        <w:t xml:space="preserve">Key Concepts</w:t>
      </w:r>
    </w:p>
    <w:p w:rsidR="00000000" w:rsidDel="00000000" w:rsidP="00000000" w:rsidRDefault="00000000" w:rsidRPr="00000000" w14:paraId="000001E1">
      <w:pPr>
        <w:numPr>
          <w:ilvl w:val="0"/>
          <w:numId w:val="165"/>
        </w:numPr>
        <w:ind w:left="720" w:hanging="360"/>
        <w:rPr/>
      </w:pPr>
      <w:r w:rsidDel="00000000" w:rsidR="00000000" w:rsidRPr="00000000">
        <w:rPr>
          <w:b w:val="1"/>
          <w:rtl w:val="0"/>
        </w:rPr>
        <w:t xml:space="preserve">Overfitting in Decision Trees</w:t>
      </w:r>
      <w:r w:rsidDel="00000000" w:rsidR="00000000" w:rsidRPr="00000000">
        <w:rPr>
          <w:rtl w:val="0"/>
        </w:rPr>
        <w:t xml:space="preserve">:</w:t>
      </w:r>
    </w:p>
    <w:p w:rsidR="00000000" w:rsidDel="00000000" w:rsidP="00000000" w:rsidRDefault="00000000" w:rsidRPr="00000000" w14:paraId="000001E2">
      <w:pPr>
        <w:numPr>
          <w:ilvl w:val="1"/>
          <w:numId w:val="165"/>
        </w:numPr>
        <w:ind w:left="1440" w:hanging="360"/>
        <w:rPr/>
      </w:pPr>
      <w:r w:rsidDel="00000000" w:rsidR="00000000" w:rsidRPr="00000000">
        <w:rPr>
          <w:rtl w:val="0"/>
        </w:rPr>
        <w:t xml:space="preserve">Individual decision trees are prone to overfitting because they may create overly specific splits for small subsets of data.</w:t>
      </w:r>
    </w:p>
    <w:p w:rsidR="00000000" w:rsidDel="00000000" w:rsidP="00000000" w:rsidRDefault="00000000" w:rsidRPr="00000000" w14:paraId="000001E3">
      <w:pPr>
        <w:numPr>
          <w:ilvl w:val="0"/>
          <w:numId w:val="165"/>
        </w:numPr>
        <w:ind w:left="720" w:hanging="360"/>
        <w:rPr/>
      </w:pPr>
      <w:r w:rsidDel="00000000" w:rsidR="00000000" w:rsidRPr="00000000">
        <w:rPr>
          <w:b w:val="1"/>
          <w:rtl w:val="0"/>
        </w:rPr>
        <w:t xml:space="preserve">How Random Forest Reduces Overfitting</w:t>
      </w:r>
      <w:r w:rsidDel="00000000" w:rsidR="00000000" w:rsidRPr="00000000">
        <w:rPr>
          <w:rtl w:val="0"/>
        </w:rPr>
        <w:t xml:space="preserve">:</w:t>
      </w:r>
    </w:p>
    <w:p w:rsidR="00000000" w:rsidDel="00000000" w:rsidP="00000000" w:rsidRDefault="00000000" w:rsidRPr="00000000" w14:paraId="000001E4">
      <w:pPr>
        <w:numPr>
          <w:ilvl w:val="1"/>
          <w:numId w:val="165"/>
        </w:numPr>
        <w:ind w:left="1440" w:hanging="360"/>
        <w:rPr/>
      </w:pPr>
      <w:r w:rsidDel="00000000" w:rsidR="00000000" w:rsidRPr="00000000">
        <w:rPr>
          <w:b w:val="1"/>
          <w:rtl w:val="0"/>
        </w:rPr>
        <w:t xml:space="preserve">Bagging</w:t>
      </w:r>
      <w:r w:rsidDel="00000000" w:rsidR="00000000" w:rsidRPr="00000000">
        <w:rPr>
          <w:rtl w:val="0"/>
        </w:rPr>
        <w:t xml:space="preserve">: Random Forest uses bootstrap aggregating (bagging), where multiple decision trees are trained on random subsets of the data. The final prediction is an average of all trees (for regression) or a majority vote (for classification).</w:t>
      </w:r>
    </w:p>
    <w:p w:rsidR="00000000" w:rsidDel="00000000" w:rsidP="00000000" w:rsidRDefault="00000000" w:rsidRPr="00000000" w14:paraId="000001E5">
      <w:pPr>
        <w:numPr>
          <w:ilvl w:val="1"/>
          <w:numId w:val="165"/>
        </w:numPr>
        <w:ind w:left="1440" w:hanging="360"/>
        <w:rPr/>
      </w:pPr>
      <w:r w:rsidDel="00000000" w:rsidR="00000000" w:rsidRPr="00000000">
        <w:rPr>
          <w:b w:val="1"/>
          <w:rtl w:val="0"/>
        </w:rPr>
        <w:t xml:space="preserve">Feature Randomization</w:t>
      </w:r>
      <w:r w:rsidDel="00000000" w:rsidR="00000000" w:rsidRPr="00000000">
        <w:rPr>
          <w:rtl w:val="0"/>
        </w:rPr>
        <w:t xml:space="preserve">: At each split, only a random subset of features is considered, preventing dominant features from appearing in all trees.</w:t>
      </w:r>
    </w:p>
    <w:p w:rsidR="00000000" w:rsidDel="00000000" w:rsidP="00000000" w:rsidRDefault="00000000" w:rsidRPr="00000000" w14:paraId="000001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Advantages of Random Forests</w:t>
      </w:r>
    </w:p>
    <w:p w:rsidR="00000000" w:rsidDel="00000000" w:rsidP="00000000" w:rsidRDefault="00000000" w:rsidRPr="00000000" w14:paraId="000001E8">
      <w:pPr>
        <w:numPr>
          <w:ilvl w:val="0"/>
          <w:numId w:val="166"/>
        </w:numPr>
        <w:ind w:left="720" w:hanging="360"/>
        <w:rPr/>
      </w:pPr>
      <w:r w:rsidDel="00000000" w:rsidR="00000000" w:rsidRPr="00000000">
        <w:rPr>
          <w:b w:val="1"/>
          <w:rtl w:val="0"/>
        </w:rPr>
        <w:t xml:space="preserve">Versatility</w:t>
      </w:r>
      <w:r w:rsidDel="00000000" w:rsidR="00000000" w:rsidRPr="00000000">
        <w:rPr>
          <w:rtl w:val="0"/>
        </w:rPr>
        <w:t xml:space="preserve">: Effective for both classification and regression tasks.</w:t>
      </w:r>
    </w:p>
    <w:p w:rsidR="00000000" w:rsidDel="00000000" w:rsidP="00000000" w:rsidRDefault="00000000" w:rsidRPr="00000000" w14:paraId="000001E9">
      <w:pPr>
        <w:numPr>
          <w:ilvl w:val="0"/>
          <w:numId w:val="166"/>
        </w:numPr>
        <w:ind w:left="720" w:hanging="360"/>
        <w:rPr/>
      </w:pPr>
      <w:r w:rsidDel="00000000" w:rsidR="00000000" w:rsidRPr="00000000">
        <w:rPr>
          <w:b w:val="1"/>
          <w:rtl w:val="0"/>
        </w:rPr>
        <w:t xml:space="preserve">Interpretability</w:t>
      </w:r>
      <w:r w:rsidDel="00000000" w:rsidR="00000000" w:rsidRPr="00000000">
        <w:rPr>
          <w:rtl w:val="0"/>
        </w:rPr>
        <w:t xml:space="preserve">: Feature importance can be calculated to understand the influence of each variable.</w:t>
      </w:r>
    </w:p>
    <w:p w:rsidR="00000000" w:rsidDel="00000000" w:rsidP="00000000" w:rsidRDefault="00000000" w:rsidRPr="00000000" w14:paraId="000001EA">
      <w:pPr>
        <w:numPr>
          <w:ilvl w:val="0"/>
          <w:numId w:val="166"/>
        </w:numPr>
        <w:ind w:left="720" w:hanging="360"/>
        <w:rPr/>
      </w:pPr>
      <w:r w:rsidDel="00000000" w:rsidR="00000000" w:rsidRPr="00000000">
        <w:rPr>
          <w:b w:val="1"/>
          <w:rtl w:val="0"/>
        </w:rPr>
        <w:t xml:space="preserve">Improved Accuracy</w:t>
      </w:r>
      <w:r w:rsidDel="00000000" w:rsidR="00000000" w:rsidRPr="00000000">
        <w:rPr>
          <w:rtl w:val="0"/>
        </w:rPr>
        <w:t xml:space="preserve">: Reduces variance by averaging predictions, leading to better out-of-sample performance.</w:t>
      </w:r>
    </w:p>
    <w:p w:rsidR="00000000" w:rsidDel="00000000" w:rsidP="00000000" w:rsidRDefault="00000000" w:rsidRPr="00000000" w14:paraId="000001EB">
      <w:pPr>
        <w:numPr>
          <w:ilvl w:val="0"/>
          <w:numId w:val="166"/>
        </w:numPr>
        <w:ind w:left="720" w:hanging="360"/>
        <w:rPr/>
      </w:pPr>
      <w:r w:rsidDel="00000000" w:rsidR="00000000" w:rsidRPr="00000000">
        <w:rPr>
          <w:b w:val="1"/>
          <w:rtl w:val="0"/>
        </w:rPr>
        <w:t xml:space="preserve">Scalability</w:t>
      </w:r>
      <w:r w:rsidDel="00000000" w:rsidR="00000000" w:rsidRPr="00000000">
        <w:rPr>
          <w:rtl w:val="0"/>
        </w:rPr>
        <w:t xml:space="preserve">: Trees can be trained in parallel, making Random Forest computationally efficient.</w:t>
      </w:r>
    </w:p>
    <w:p w:rsidR="00000000" w:rsidDel="00000000" w:rsidP="00000000" w:rsidRDefault="00000000" w:rsidRPr="00000000" w14:paraId="000001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When to Use Random Forests</w:t>
      </w:r>
    </w:p>
    <w:p w:rsidR="00000000" w:rsidDel="00000000" w:rsidP="00000000" w:rsidRDefault="00000000" w:rsidRPr="00000000" w14:paraId="000001EE">
      <w:pPr>
        <w:numPr>
          <w:ilvl w:val="0"/>
          <w:numId w:val="167"/>
        </w:numPr>
        <w:ind w:left="720" w:hanging="360"/>
        <w:rPr/>
      </w:pPr>
      <w:r w:rsidDel="00000000" w:rsidR="00000000" w:rsidRPr="00000000">
        <w:rPr>
          <w:rtl w:val="0"/>
        </w:rPr>
        <w:t xml:space="preserve">When decision trees overfit the data.</w:t>
      </w:r>
    </w:p>
    <w:p w:rsidR="00000000" w:rsidDel="00000000" w:rsidP="00000000" w:rsidRDefault="00000000" w:rsidRPr="00000000" w14:paraId="000001EF">
      <w:pPr>
        <w:numPr>
          <w:ilvl w:val="0"/>
          <w:numId w:val="167"/>
        </w:numPr>
        <w:ind w:left="720" w:hanging="360"/>
        <w:rPr/>
      </w:pPr>
      <w:r w:rsidDel="00000000" w:rsidR="00000000" w:rsidRPr="00000000">
        <w:rPr>
          <w:rtl w:val="0"/>
        </w:rPr>
        <w:t xml:space="preserve">When interpretability of feature importance is required.</w:t>
      </w:r>
    </w:p>
    <w:p w:rsidR="00000000" w:rsidDel="00000000" w:rsidP="00000000" w:rsidRDefault="00000000" w:rsidRPr="00000000" w14:paraId="000001F0">
      <w:pPr>
        <w:numPr>
          <w:ilvl w:val="0"/>
          <w:numId w:val="167"/>
        </w:numPr>
        <w:ind w:left="720" w:hanging="360"/>
        <w:rPr/>
      </w:pPr>
      <w:r w:rsidDel="00000000" w:rsidR="00000000" w:rsidRPr="00000000">
        <w:rPr>
          <w:rtl w:val="0"/>
        </w:rPr>
        <w:t xml:space="preserve">For quick predictions with robust performance across various datasets.</w:t>
      </w:r>
    </w:p>
    <w:p w:rsidR="00000000" w:rsidDel="00000000" w:rsidP="00000000" w:rsidRDefault="00000000" w:rsidRPr="00000000" w14:paraId="000001F1">
      <w:pPr>
        <w:rPr>
          <w:b w:val="1"/>
        </w:rPr>
      </w:pPr>
      <w:r w:rsidDel="00000000" w:rsidR="00000000" w:rsidRPr="00000000">
        <w:rPr>
          <w:b w:val="1"/>
          <w:rtl w:val="0"/>
        </w:rPr>
        <w:t xml:space="preserve">Boosting Overview</w:t>
      </w:r>
    </w:p>
    <w:p w:rsidR="00000000" w:rsidDel="00000000" w:rsidP="00000000" w:rsidRDefault="00000000" w:rsidRPr="00000000" w14:paraId="000001F2">
      <w:pPr>
        <w:rPr/>
      </w:pPr>
      <w:r w:rsidDel="00000000" w:rsidR="00000000" w:rsidRPr="00000000">
        <w:rPr>
          <w:rtl w:val="0"/>
        </w:rPr>
        <w:t xml:space="preserve">Boosting is an </w:t>
      </w:r>
      <w:r w:rsidDel="00000000" w:rsidR="00000000" w:rsidRPr="00000000">
        <w:rPr>
          <w:b w:val="1"/>
          <w:rtl w:val="0"/>
        </w:rPr>
        <w:t xml:space="preserve">ensemble learning method</w:t>
      </w:r>
      <w:r w:rsidDel="00000000" w:rsidR="00000000" w:rsidRPr="00000000">
        <w:rPr>
          <w:rtl w:val="0"/>
        </w:rPr>
        <w:t xml:space="preserve"> that combines multiple "weak" models (e.g., shallow decision trees) sequentially. Each model corrects the weaknesses of its predecessor by focusing more on the data points that were misclassified or difficult to predict.</w:t>
      </w:r>
    </w:p>
    <w:p w:rsidR="00000000" w:rsidDel="00000000" w:rsidP="00000000" w:rsidRDefault="00000000" w:rsidRPr="00000000" w14:paraId="000001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4">
      <w:pPr>
        <w:rPr>
          <w:b w:val="1"/>
        </w:rPr>
      </w:pPr>
      <w:r w:rsidDel="00000000" w:rsidR="00000000" w:rsidRPr="00000000">
        <w:rPr>
          <w:b w:val="1"/>
          <w:rtl w:val="0"/>
        </w:rPr>
        <w:t xml:space="preserve">Key Concepts</w:t>
      </w:r>
    </w:p>
    <w:p w:rsidR="00000000" w:rsidDel="00000000" w:rsidP="00000000" w:rsidRDefault="00000000" w:rsidRPr="00000000" w14:paraId="000001F5">
      <w:pPr>
        <w:numPr>
          <w:ilvl w:val="0"/>
          <w:numId w:val="168"/>
        </w:numPr>
        <w:ind w:left="720" w:hanging="360"/>
        <w:rPr/>
      </w:pPr>
      <w:r w:rsidDel="00000000" w:rsidR="00000000" w:rsidRPr="00000000">
        <w:rPr>
          <w:b w:val="1"/>
          <w:rtl w:val="0"/>
        </w:rPr>
        <w:t xml:space="preserve">Sequential Learning</w:t>
      </w:r>
      <w:r w:rsidDel="00000000" w:rsidR="00000000" w:rsidRPr="00000000">
        <w:rPr>
          <w:rtl w:val="0"/>
        </w:rPr>
        <w:t xml:space="preserve">:</w:t>
      </w:r>
    </w:p>
    <w:p w:rsidR="00000000" w:rsidDel="00000000" w:rsidP="00000000" w:rsidRDefault="00000000" w:rsidRPr="00000000" w14:paraId="000001F6">
      <w:pPr>
        <w:numPr>
          <w:ilvl w:val="1"/>
          <w:numId w:val="168"/>
        </w:numPr>
        <w:ind w:left="1440" w:hanging="360"/>
        <w:rPr/>
      </w:pPr>
      <w:r w:rsidDel="00000000" w:rsidR="00000000" w:rsidRPr="00000000">
        <w:rPr>
          <w:rtl w:val="0"/>
        </w:rPr>
        <w:t xml:space="preserve">Models are trained one after another, with each new model correcting the errors of the previous one.</w:t>
      </w:r>
    </w:p>
    <w:p w:rsidR="00000000" w:rsidDel="00000000" w:rsidP="00000000" w:rsidRDefault="00000000" w:rsidRPr="00000000" w14:paraId="000001F7">
      <w:pPr>
        <w:numPr>
          <w:ilvl w:val="0"/>
          <w:numId w:val="168"/>
        </w:numPr>
        <w:ind w:left="720" w:hanging="360"/>
        <w:rPr/>
      </w:pPr>
      <w:r w:rsidDel="00000000" w:rsidR="00000000" w:rsidRPr="00000000">
        <w:rPr>
          <w:b w:val="1"/>
          <w:rtl w:val="0"/>
        </w:rPr>
        <w:t xml:space="preserve">Weighted Data</w:t>
      </w:r>
      <w:r w:rsidDel="00000000" w:rsidR="00000000" w:rsidRPr="00000000">
        <w:rPr>
          <w:rtl w:val="0"/>
        </w:rPr>
        <w:t xml:space="preserve">:</w:t>
      </w:r>
    </w:p>
    <w:p w:rsidR="00000000" w:rsidDel="00000000" w:rsidP="00000000" w:rsidRDefault="00000000" w:rsidRPr="00000000" w14:paraId="000001F8">
      <w:pPr>
        <w:numPr>
          <w:ilvl w:val="1"/>
          <w:numId w:val="168"/>
        </w:numPr>
        <w:ind w:left="1440" w:hanging="360"/>
        <w:rPr/>
      </w:pPr>
      <w:r w:rsidDel="00000000" w:rsidR="00000000" w:rsidRPr="00000000">
        <w:rPr>
          <w:rtl w:val="0"/>
        </w:rPr>
        <w:t xml:space="preserve">Each data point is assigned a weight. Points that are misclassified in one iteration are given higher weights in the next, ensuring more focus on difficult cases.</w:t>
      </w:r>
    </w:p>
    <w:p w:rsidR="00000000" w:rsidDel="00000000" w:rsidP="00000000" w:rsidRDefault="00000000" w:rsidRPr="00000000" w14:paraId="000001F9">
      <w:pPr>
        <w:numPr>
          <w:ilvl w:val="0"/>
          <w:numId w:val="168"/>
        </w:numPr>
        <w:ind w:left="720" w:hanging="360"/>
        <w:rPr/>
      </w:pPr>
      <w:r w:rsidDel="00000000" w:rsidR="00000000" w:rsidRPr="00000000">
        <w:rPr>
          <w:b w:val="1"/>
          <w:rtl w:val="0"/>
        </w:rPr>
        <w:t xml:space="preserve">Risk of Overfitting</w:t>
      </w:r>
      <w:r w:rsidDel="00000000" w:rsidR="00000000" w:rsidRPr="00000000">
        <w:rPr>
          <w:rtl w:val="0"/>
        </w:rPr>
        <w:t xml:space="preserve">:</w:t>
      </w:r>
    </w:p>
    <w:p w:rsidR="00000000" w:rsidDel="00000000" w:rsidP="00000000" w:rsidRDefault="00000000" w:rsidRPr="00000000" w14:paraId="000001FA">
      <w:pPr>
        <w:numPr>
          <w:ilvl w:val="1"/>
          <w:numId w:val="168"/>
        </w:numPr>
        <w:ind w:left="1440" w:hanging="360"/>
        <w:rPr/>
      </w:pPr>
      <w:r w:rsidDel="00000000" w:rsidR="00000000" w:rsidRPr="00000000">
        <w:rPr>
          <w:rtl w:val="0"/>
        </w:rPr>
        <w:t xml:space="preserve">Boosting can lead to overfitting, especially on noisy datasets, as it emphasizes harder-to-predict points.</w:t>
      </w:r>
    </w:p>
    <w:p w:rsidR="00000000" w:rsidDel="00000000" w:rsidP="00000000" w:rsidRDefault="00000000" w:rsidRPr="00000000" w14:paraId="000001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rPr>
          <w:b w:val="1"/>
        </w:rPr>
      </w:pPr>
      <w:r w:rsidDel="00000000" w:rsidR="00000000" w:rsidRPr="00000000">
        <w:rPr>
          <w:b w:val="1"/>
          <w:rtl w:val="0"/>
        </w:rPr>
        <w:t xml:space="preserve">Popular Boosting Techniques</w:t>
      </w:r>
    </w:p>
    <w:p w:rsidR="00000000" w:rsidDel="00000000" w:rsidP="00000000" w:rsidRDefault="00000000" w:rsidRPr="00000000" w14:paraId="000001FD">
      <w:pPr>
        <w:rPr>
          <w:b w:val="1"/>
        </w:rPr>
      </w:pPr>
      <w:r w:rsidDel="00000000" w:rsidR="00000000" w:rsidRPr="00000000">
        <w:rPr>
          <w:b w:val="1"/>
          <w:rtl w:val="0"/>
        </w:rPr>
        <w:t xml:space="preserve">1. AdaBoost (Adaptive Boosting):</w:t>
      </w:r>
    </w:p>
    <w:p w:rsidR="00000000" w:rsidDel="00000000" w:rsidP="00000000" w:rsidRDefault="00000000" w:rsidRPr="00000000" w14:paraId="000001FE">
      <w:pPr>
        <w:numPr>
          <w:ilvl w:val="0"/>
          <w:numId w:val="169"/>
        </w:numPr>
        <w:ind w:left="720" w:hanging="360"/>
        <w:rPr/>
      </w:pPr>
      <w:r w:rsidDel="00000000" w:rsidR="00000000" w:rsidRPr="00000000">
        <w:rPr>
          <w:rtl w:val="0"/>
        </w:rPr>
        <w:t xml:space="preserve">Combines multiple weak learners (e.g., decision trees with a single split).</w:t>
      </w:r>
    </w:p>
    <w:p w:rsidR="00000000" w:rsidDel="00000000" w:rsidP="00000000" w:rsidRDefault="00000000" w:rsidRPr="00000000" w14:paraId="000001FF">
      <w:pPr>
        <w:numPr>
          <w:ilvl w:val="0"/>
          <w:numId w:val="169"/>
        </w:numPr>
        <w:ind w:left="720" w:hanging="360"/>
        <w:rPr/>
      </w:pPr>
      <w:r w:rsidDel="00000000" w:rsidR="00000000" w:rsidRPr="00000000">
        <w:rPr>
          <w:rtl w:val="0"/>
        </w:rPr>
        <w:t xml:space="preserve">Initial weights are uniformly distributed, but in subsequent iterations, misclassified points are re-weighted.</w:t>
      </w:r>
    </w:p>
    <w:p w:rsidR="00000000" w:rsidDel="00000000" w:rsidP="00000000" w:rsidRDefault="00000000" w:rsidRPr="00000000" w14:paraId="00000200">
      <w:pPr>
        <w:numPr>
          <w:ilvl w:val="0"/>
          <w:numId w:val="169"/>
        </w:numPr>
        <w:ind w:left="720" w:hanging="360"/>
        <w:rPr/>
      </w:pPr>
      <w:r w:rsidDel="00000000" w:rsidR="00000000" w:rsidRPr="00000000">
        <w:rPr>
          <w:rtl w:val="0"/>
        </w:rPr>
        <w:t xml:space="preserve">The final prediction is made by combining the weighted predictions of all classifiers.</w:t>
      </w:r>
    </w:p>
    <w:p w:rsidR="00000000" w:rsidDel="00000000" w:rsidP="00000000" w:rsidRDefault="00000000" w:rsidRPr="00000000" w14:paraId="00000201">
      <w:pPr>
        <w:rPr>
          <w:b w:val="1"/>
        </w:rPr>
      </w:pPr>
      <w:r w:rsidDel="00000000" w:rsidR="00000000" w:rsidRPr="00000000">
        <w:rPr>
          <w:b w:val="1"/>
          <w:rtl w:val="0"/>
        </w:rPr>
        <w:t xml:space="preserve">2. Gradient Boosting:</w:t>
      </w:r>
    </w:p>
    <w:p w:rsidR="00000000" w:rsidDel="00000000" w:rsidP="00000000" w:rsidRDefault="00000000" w:rsidRPr="00000000" w14:paraId="00000202">
      <w:pPr>
        <w:numPr>
          <w:ilvl w:val="0"/>
          <w:numId w:val="170"/>
        </w:numPr>
        <w:ind w:left="720" w:hanging="360"/>
        <w:rPr/>
      </w:pPr>
      <w:r w:rsidDel="00000000" w:rsidR="00000000" w:rsidRPr="00000000">
        <w:rPr>
          <w:rtl w:val="0"/>
        </w:rPr>
        <w:t xml:space="preserve">A generalization of AdaBoost, where the focus is on minimizing the loss function by fitting new models to the residual errors of previous models.</w:t>
      </w:r>
    </w:p>
    <w:p w:rsidR="00000000" w:rsidDel="00000000" w:rsidP="00000000" w:rsidRDefault="00000000" w:rsidRPr="00000000" w14:paraId="00000203">
      <w:pPr>
        <w:numPr>
          <w:ilvl w:val="0"/>
          <w:numId w:val="170"/>
        </w:numPr>
        <w:ind w:left="720" w:hanging="360"/>
        <w:rPr/>
      </w:pPr>
      <w:r w:rsidDel="00000000" w:rsidR="00000000" w:rsidRPr="00000000">
        <w:rPr>
          <w:rtl w:val="0"/>
        </w:rPr>
        <w:t xml:space="preserve">Weights are adjusted based on the gradient of the loss function.</w:t>
      </w:r>
    </w:p>
    <w:p w:rsidR="00000000" w:rsidDel="00000000" w:rsidP="00000000" w:rsidRDefault="00000000" w:rsidRPr="00000000" w14:paraId="00000204">
      <w:pPr>
        <w:rPr>
          <w:b w:val="1"/>
        </w:rPr>
      </w:pPr>
      <w:r w:rsidDel="00000000" w:rsidR="00000000" w:rsidRPr="00000000">
        <w:rPr>
          <w:b w:val="1"/>
          <w:rtl w:val="0"/>
        </w:rPr>
        <w:t xml:space="preserve">3. XGBoost (Extreme Gradient Boosting):</w:t>
      </w:r>
    </w:p>
    <w:p w:rsidR="00000000" w:rsidDel="00000000" w:rsidP="00000000" w:rsidRDefault="00000000" w:rsidRPr="00000000" w14:paraId="00000205">
      <w:pPr>
        <w:numPr>
          <w:ilvl w:val="0"/>
          <w:numId w:val="171"/>
        </w:numPr>
        <w:ind w:left="720" w:hanging="360"/>
        <w:rPr/>
      </w:pPr>
      <w:r w:rsidDel="00000000" w:rsidR="00000000" w:rsidRPr="00000000">
        <w:rPr>
          <w:rtl w:val="0"/>
        </w:rPr>
        <w:t xml:space="preserve">An optimized implementation of gradient boosting with faster execution and better performance.</w:t>
      </w:r>
    </w:p>
    <w:p w:rsidR="00000000" w:rsidDel="00000000" w:rsidP="00000000" w:rsidRDefault="00000000" w:rsidRPr="00000000" w14:paraId="00000206">
      <w:pPr>
        <w:numPr>
          <w:ilvl w:val="0"/>
          <w:numId w:val="171"/>
        </w:numPr>
        <w:ind w:left="720" w:hanging="360"/>
        <w:rPr/>
      </w:pPr>
      <w:r w:rsidDel="00000000" w:rsidR="00000000" w:rsidRPr="00000000">
        <w:rPr>
          <w:rtl w:val="0"/>
        </w:rPr>
        <w:t xml:space="preserve">It uses advanced techniques like regularization to reduce overfitting and supports parallel computing.</w:t>
      </w:r>
    </w:p>
    <w:p w:rsidR="00000000" w:rsidDel="00000000" w:rsidP="00000000" w:rsidRDefault="00000000" w:rsidRPr="00000000" w14:paraId="000002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rPr>
          <w:b w:val="1"/>
        </w:rPr>
      </w:pPr>
      <w:r w:rsidDel="00000000" w:rsidR="00000000" w:rsidRPr="00000000">
        <w:rPr>
          <w:b w:val="1"/>
          <w:rtl w:val="0"/>
        </w:rPr>
        <w:t xml:space="preserve">Boosting vs. Random Forest</w:t>
      </w:r>
    </w:p>
    <w:p w:rsidR="00000000" w:rsidDel="00000000" w:rsidP="00000000" w:rsidRDefault="00000000" w:rsidRPr="00000000" w14:paraId="00000209">
      <w:pPr>
        <w:numPr>
          <w:ilvl w:val="0"/>
          <w:numId w:val="173"/>
        </w:numPr>
        <w:ind w:left="720" w:hanging="360"/>
        <w:rPr/>
      </w:pPr>
      <w:r w:rsidDel="00000000" w:rsidR="00000000" w:rsidRPr="00000000">
        <w:rPr>
          <w:b w:val="1"/>
          <w:rtl w:val="0"/>
        </w:rPr>
        <w:t xml:space="preserve">Boosting</w:t>
      </w:r>
      <w:r w:rsidDel="00000000" w:rsidR="00000000" w:rsidRPr="00000000">
        <w:rPr>
          <w:rtl w:val="0"/>
        </w:rPr>
        <w:t xml:space="preserve">: Sequential, focuses on reducing bias, builds models iteratively.</w:t>
      </w:r>
    </w:p>
    <w:p w:rsidR="00000000" w:rsidDel="00000000" w:rsidP="00000000" w:rsidRDefault="00000000" w:rsidRPr="00000000" w14:paraId="0000020A">
      <w:pPr>
        <w:numPr>
          <w:ilvl w:val="0"/>
          <w:numId w:val="173"/>
        </w:numPr>
        <w:ind w:left="720" w:hanging="360"/>
        <w:rPr/>
      </w:pPr>
      <w:r w:rsidDel="00000000" w:rsidR="00000000" w:rsidRPr="00000000">
        <w:rPr>
          <w:b w:val="1"/>
          <w:rtl w:val="0"/>
        </w:rPr>
        <w:t xml:space="preserve">Random Forest</w:t>
      </w:r>
      <w:r w:rsidDel="00000000" w:rsidR="00000000" w:rsidRPr="00000000">
        <w:rPr>
          <w:rtl w:val="0"/>
        </w:rPr>
        <w:t xml:space="preserve">: Parallel, focuses on reducing variance, builds models independently.</w:t>
      </w:r>
    </w:p>
    <w:p w:rsidR="00000000" w:rsidDel="00000000" w:rsidP="00000000" w:rsidRDefault="00000000" w:rsidRPr="00000000" w14:paraId="000002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Use Cases</w:t>
      </w:r>
    </w:p>
    <w:p w:rsidR="00000000" w:rsidDel="00000000" w:rsidP="00000000" w:rsidRDefault="00000000" w:rsidRPr="00000000" w14:paraId="0000020D">
      <w:pPr>
        <w:numPr>
          <w:ilvl w:val="0"/>
          <w:numId w:val="174"/>
        </w:numPr>
        <w:ind w:left="720" w:hanging="360"/>
        <w:rPr/>
      </w:pPr>
      <w:r w:rsidDel="00000000" w:rsidR="00000000" w:rsidRPr="00000000">
        <w:rPr>
          <w:rtl w:val="0"/>
        </w:rPr>
        <w:t xml:space="preserve">Classification and regression tasks where high accuracy is required.</w:t>
      </w:r>
    </w:p>
    <w:p w:rsidR="00000000" w:rsidDel="00000000" w:rsidP="00000000" w:rsidRDefault="00000000" w:rsidRPr="00000000" w14:paraId="0000020E">
      <w:pPr>
        <w:numPr>
          <w:ilvl w:val="0"/>
          <w:numId w:val="174"/>
        </w:numPr>
        <w:ind w:left="720" w:hanging="360"/>
        <w:rPr/>
      </w:pPr>
      <w:r w:rsidDel="00000000" w:rsidR="00000000" w:rsidRPr="00000000">
        <w:rPr>
          <w:rtl w:val="0"/>
        </w:rPr>
        <w:t xml:space="preserve">Commonly used in competitions (e.g., Kaggle) due to its robust performance.</w:t>
      </w:r>
    </w:p>
    <w:p w:rsidR="00000000" w:rsidDel="00000000" w:rsidP="00000000" w:rsidRDefault="00000000" w:rsidRPr="00000000" w14:paraId="0000020F">
      <w:pPr>
        <w:rPr>
          <w:b w:val="1"/>
        </w:rPr>
      </w:pPr>
      <w:r w:rsidDel="00000000" w:rsidR="00000000" w:rsidRPr="00000000">
        <w:rPr>
          <w:b w:val="1"/>
          <w:rtl w:val="0"/>
        </w:rPr>
        <w:t xml:space="preserve">Dimensionality Reduction</w:t>
      </w:r>
    </w:p>
    <w:p w:rsidR="00000000" w:rsidDel="00000000" w:rsidP="00000000" w:rsidRDefault="00000000" w:rsidRPr="00000000" w14:paraId="00000210">
      <w:pPr>
        <w:numPr>
          <w:ilvl w:val="0"/>
          <w:numId w:val="175"/>
        </w:numPr>
        <w:ind w:left="720" w:hanging="360"/>
        <w:rPr/>
      </w:pPr>
      <w:r w:rsidDel="00000000" w:rsidR="00000000" w:rsidRPr="00000000">
        <w:rPr>
          <w:b w:val="1"/>
          <w:rtl w:val="0"/>
        </w:rPr>
        <w:t xml:space="preserve">Definition</w:t>
      </w:r>
      <w:r w:rsidDel="00000000" w:rsidR="00000000" w:rsidRPr="00000000">
        <w:rPr>
          <w:rtl w:val="0"/>
        </w:rPr>
        <w:t xml:space="preserve">: A technique to reduce the number of features (dimensions) in a dataset while retaining as much important information as possible.</w:t>
      </w:r>
    </w:p>
    <w:p w:rsidR="00000000" w:rsidDel="00000000" w:rsidP="00000000" w:rsidRDefault="00000000" w:rsidRPr="00000000" w14:paraId="00000211">
      <w:pPr>
        <w:numPr>
          <w:ilvl w:val="0"/>
          <w:numId w:val="175"/>
        </w:numPr>
        <w:ind w:left="720" w:hanging="360"/>
        <w:rPr/>
      </w:pPr>
      <w:r w:rsidDel="00000000" w:rsidR="00000000" w:rsidRPr="00000000">
        <w:rPr>
          <w:b w:val="1"/>
          <w:rtl w:val="0"/>
        </w:rPr>
        <w:t xml:space="preserve">Why Needed</w:t>
      </w:r>
      <w:r w:rsidDel="00000000" w:rsidR="00000000" w:rsidRPr="00000000">
        <w:rPr>
          <w:rtl w:val="0"/>
        </w:rPr>
        <w:t xml:space="preserve">:</w:t>
      </w:r>
    </w:p>
    <w:p w:rsidR="00000000" w:rsidDel="00000000" w:rsidP="00000000" w:rsidRDefault="00000000" w:rsidRPr="00000000" w14:paraId="00000212">
      <w:pPr>
        <w:numPr>
          <w:ilvl w:val="1"/>
          <w:numId w:val="175"/>
        </w:numPr>
        <w:ind w:left="1440" w:hanging="360"/>
        <w:rPr/>
      </w:pPr>
      <w:r w:rsidDel="00000000" w:rsidR="00000000" w:rsidRPr="00000000">
        <w:rPr>
          <w:rtl w:val="0"/>
        </w:rPr>
        <w:t xml:space="preserve">High-dimensional datasets are sparse, leading to the </w:t>
      </w:r>
      <w:r w:rsidDel="00000000" w:rsidR="00000000" w:rsidRPr="00000000">
        <w:rPr>
          <w:b w:val="1"/>
          <w:rtl w:val="0"/>
        </w:rPr>
        <w:t xml:space="preserve">curse of dimensionality</w:t>
      </w:r>
      <w:r w:rsidDel="00000000" w:rsidR="00000000" w:rsidRPr="00000000">
        <w:rPr>
          <w:rtl w:val="0"/>
        </w:rPr>
        <w:t xml:space="preserve"> (data points are far apart and patterns are hard to identify).</w:t>
      </w:r>
    </w:p>
    <w:p w:rsidR="00000000" w:rsidDel="00000000" w:rsidP="00000000" w:rsidRDefault="00000000" w:rsidRPr="00000000" w14:paraId="00000213">
      <w:pPr>
        <w:numPr>
          <w:ilvl w:val="1"/>
          <w:numId w:val="175"/>
        </w:numPr>
        <w:ind w:left="1440" w:hanging="360"/>
        <w:rPr/>
      </w:pPr>
      <w:r w:rsidDel="00000000" w:rsidR="00000000" w:rsidRPr="00000000">
        <w:rPr>
          <w:rtl w:val="0"/>
        </w:rPr>
        <w:t xml:space="preserve">Computational challenges with large datasets make it hard to process or visualize data.</w:t>
      </w:r>
    </w:p>
    <w:p w:rsidR="00000000" w:rsidDel="00000000" w:rsidP="00000000" w:rsidRDefault="00000000" w:rsidRPr="00000000" w14:paraId="00000214">
      <w:pPr>
        <w:numPr>
          <w:ilvl w:val="0"/>
          <w:numId w:val="175"/>
        </w:numPr>
        <w:ind w:left="720" w:hanging="360"/>
        <w:rPr/>
      </w:pPr>
      <w:r w:rsidDel="00000000" w:rsidR="00000000" w:rsidRPr="00000000">
        <w:rPr>
          <w:b w:val="1"/>
          <w:rtl w:val="0"/>
        </w:rPr>
        <w:t xml:space="preserve">Solutions</w:t>
      </w:r>
      <w:r w:rsidDel="00000000" w:rsidR="00000000" w:rsidRPr="00000000">
        <w:rPr>
          <w:rtl w:val="0"/>
        </w:rPr>
        <w:t xml:space="preserve">:</w:t>
      </w:r>
    </w:p>
    <w:p w:rsidR="00000000" w:rsidDel="00000000" w:rsidP="00000000" w:rsidRDefault="00000000" w:rsidRPr="00000000" w14:paraId="00000215">
      <w:pPr>
        <w:numPr>
          <w:ilvl w:val="1"/>
          <w:numId w:val="175"/>
        </w:numPr>
        <w:ind w:left="1440" w:hanging="360"/>
        <w:rPr/>
      </w:pPr>
      <w:r w:rsidDel="00000000" w:rsidR="00000000" w:rsidRPr="00000000">
        <w:rPr>
          <w:b w:val="1"/>
          <w:rtl w:val="0"/>
        </w:rPr>
        <w:t xml:space="preserve">Feature Selection</w:t>
      </w:r>
      <w:r w:rsidDel="00000000" w:rsidR="00000000" w:rsidRPr="00000000">
        <w:rPr>
          <w:rtl w:val="0"/>
        </w:rPr>
        <w:t xml:space="preserve">: Removing redundant or highly correlated features.</w:t>
      </w:r>
    </w:p>
    <w:p w:rsidR="00000000" w:rsidDel="00000000" w:rsidP="00000000" w:rsidRDefault="00000000" w:rsidRPr="00000000" w14:paraId="00000216">
      <w:pPr>
        <w:numPr>
          <w:ilvl w:val="1"/>
          <w:numId w:val="175"/>
        </w:numPr>
        <w:ind w:left="1440" w:hanging="360"/>
        <w:rPr/>
      </w:pPr>
      <w:r w:rsidDel="00000000" w:rsidR="00000000" w:rsidRPr="00000000">
        <w:rPr>
          <w:b w:val="1"/>
          <w:rtl w:val="0"/>
        </w:rPr>
        <w:t xml:space="preserve">Dimensionality Reduction</w:t>
      </w:r>
      <w:r w:rsidDel="00000000" w:rsidR="00000000" w:rsidRPr="00000000">
        <w:rPr>
          <w:rtl w:val="0"/>
        </w:rPr>
        <w:t xml:space="preserve">: Transforming the dataset into a lower-dimensional space (e.g., projecting data into 2D or 3D).</w:t>
      </w:r>
    </w:p>
    <w:p w:rsidR="00000000" w:rsidDel="00000000" w:rsidP="00000000" w:rsidRDefault="00000000" w:rsidRPr="00000000" w14:paraId="000002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Principal Components Analysis (PCA)</w:t>
      </w:r>
    </w:p>
    <w:p w:rsidR="00000000" w:rsidDel="00000000" w:rsidP="00000000" w:rsidRDefault="00000000" w:rsidRPr="00000000" w14:paraId="00000219">
      <w:pPr>
        <w:numPr>
          <w:ilvl w:val="0"/>
          <w:numId w:val="176"/>
        </w:numPr>
        <w:ind w:left="720" w:hanging="360"/>
        <w:rPr/>
      </w:pPr>
      <w:r w:rsidDel="00000000" w:rsidR="00000000" w:rsidRPr="00000000">
        <w:rPr>
          <w:b w:val="1"/>
          <w:rtl w:val="0"/>
        </w:rPr>
        <w:t xml:space="preserve">What It Does</w:t>
      </w:r>
      <w:r w:rsidDel="00000000" w:rsidR="00000000" w:rsidRPr="00000000">
        <w:rPr>
          <w:rtl w:val="0"/>
        </w:rPr>
        <w:t xml:space="preserve">:</w:t>
      </w:r>
    </w:p>
    <w:p w:rsidR="00000000" w:rsidDel="00000000" w:rsidP="00000000" w:rsidRDefault="00000000" w:rsidRPr="00000000" w14:paraId="0000021A">
      <w:pPr>
        <w:numPr>
          <w:ilvl w:val="1"/>
          <w:numId w:val="176"/>
        </w:numPr>
        <w:ind w:left="1440" w:hanging="360"/>
        <w:rPr/>
      </w:pPr>
      <w:r w:rsidDel="00000000" w:rsidR="00000000" w:rsidRPr="00000000">
        <w:rPr>
          <w:rtl w:val="0"/>
        </w:rPr>
        <w:t xml:space="preserve">Combines highly correlated features into a smaller set of uncorrelated components called </w:t>
      </w:r>
      <w:r w:rsidDel="00000000" w:rsidR="00000000" w:rsidRPr="00000000">
        <w:rPr>
          <w:b w:val="1"/>
          <w:rtl w:val="0"/>
        </w:rPr>
        <w:t xml:space="preserve">principal components</w:t>
      </w:r>
      <w:r w:rsidDel="00000000" w:rsidR="00000000" w:rsidRPr="00000000">
        <w:rPr>
          <w:rtl w:val="0"/>
        </w:rPr>
        <w:t xml:space="preserve">.</w:t>
      </w:r>
    </w:p>
    <w:p w:rsidR="00000000" w:rsidDel="00000000" w:rsidP="00000000" w:rsidRDefault="00000000" w:rsidRPr="00000000" w14:paraId="0000021B">
      <w:pPr>
        <w:numPr>
          <w:ilvl w:val="1"/>
          <w:numId w:val="176"/>
        </w:numPr>
        <w:ind w:left="1440" w:hanging="360"/>
        <w:rPr/>
      </w:pPr>
      <w:r w:rsidDel="00000000" w:rsidR="00000000" w:rsidRPr="00000000">
        <w:rPr>
          <w:rtl w:val="0"/>
        </w:rPr>
        <w:t xml:space="preserve">Captures most of the variance in the data using fewer features.</w:t>
      </w:r>
    </w:p>
    <w:p w:rsidR="00000000" w:rsidDel="00000000" w:rsidP="00000000" w:rsidRDefault="00000000" w:rsidRPr="00000000" w14:paraId="0000021C">
      <w:pPr>
        <w:numPr>
          <w:ilvl w:val="0"/>
          <w:numId w:val="176"/>
        </w:numPr>
        <w:ind w:left="720" w:hanging="360"/>
        <w:rPr/>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21D">
      <w:pPr>
        <w:numPr>
          <w:ilvl w:val="1"/>
          <w:numId w:val="177"/>
        </w:numPr>
        <w:ind w:left="1440" w:hanging="360"/>
        <w:rPr/>
      </w:pPr>
      <w:r w:rsidDel="00000000" w:rsidR="00000000" w:rsidRPr="00000000">
        <w:rPr>
          <w:rtl w:val="0"/>
        </w:rPr>
        <w:t xml:space="preserve">Finds linear combinations of features that explain the maximum variance.</w:t>
      </w:r>
    </w:p>
    <w:p w:rsidR="00000000" w:rsidDel="00000000" w:rsidP="00000000" w:rsidRDefault="00000000" w:rsidRPr="00000000" w14:paraId="0000021E">
      <w:pPr>
        <w:numPr>
          <w:ilvl w:val="1"/>
          <w:numId w:val="177"/>
        </w:numPr>
        <w:ind w:left="1440" w:hanging="360"/>
        <w:rPr/>
      </w:pPr>
      <w:r w:rsidDel="00000000" w:rsidR="00000000" w:rsidRPr="00000000">
        <w:rPr>
          <w:rtl w:val="0"/>
        </w:rPr>
        <w:t xml:space="preserve">The first principal component explains the highest variance, followed by the second, and so on.</w:t>
      </w:r>
    </w:p>
    <w:p w:rsidR="00000000" w:rsidDel="00000000" w:rsidP="00000000" w:rsidRDefault="00000000" w:rsidRPr="00000000" w14:paraId="0000021F">
      <w:pPr>
        <w:numPr>
          <w:ilvl w:val="1"/>
          <w:numId w:val="177"/>
        </w:numPr>
        <w:ind w:left="1440" w:hanging="360"/>
        <w:rPr/>
      </w:pPr>
      <w:r w:rsidDel="00000000" w:rsidR="00000000" w:rsidRPr="00000000">
        <w:rPr>
          <w:rtl w:val="0"/>
        </w:rPr>
        <w:t xml:space="preserve">Projects the data into a smaller set of dimensions (e.g., kkk) that explain most of the variance.</w:t>
      </w:r>
    </w:p>
    <w:p w:rsidR="00000000" w:rsidDel="00000000" w:rsidP="00000000" w:rsidRDefault="00000000" w:rsidRPr="00000000" w14:paraId="00000220">
      <w:pPr>
        <w:numPr>
          <w:ilvl w:val="0"/>
          <w:numId w:val="177"/>
        </w:numPr>
        <w:ind w:left="720" w:hanging="360"/>
        <w:rPr/>
      </w:pPr>
      <w:r w:rsidDel="00000000" w:rsidR="00000000" w:rsidRPr="00000000">
        <w:rPr>
          <w:b w:val="1"/>
          <w:rtl w:val="0"/>
        </w:rPr>
        <w:t xml:space="preserve">Mathematical Objective</w:t>
      </w:r>
      <w:r w:rsidDel="00000000" w:rsidR="00000000" w:rsidRPr="00000000">
        <w:rPr>
          <w:rtl w:val="0"/>
        </w:rPr>
        <w:t xml:space="preserve">: PCA finds the weight vector www that maximizes:</w:t>
      </w:r>
    </w:p>
    <w:p w:rsidR="00000000" w:rsidDel="00000000" w:rsidP="00000000" w:rsidRDefault="00000000" w:rsidRPr="00000000" w14:paraId="00000221">
      <w:pPr>
        <w:rPr/>
      </w:pPr>
      <w:r w:rsidDel="00000000" w:rsidR="00000000" w:rsidRPr="00000000">
        <w:rPr>
          <w:rtl w:val="0"/>
        </w:rPr>
        <w:t xml:space="preserve">yi=wTX=∑j=1pwjXjy_i = w^T X = \sum_{j=1}^p w_j X_jyi</w:t>
      </w:r>
      <w:r w:rsidDel="00000000" w:rsidR="00000000" w:rsidRPr="00000000">
        <w:rPr>
          <w:rFonts w:ascii="Arial" w:cs="Arial" w:eastAsia="Arial" w:hAnsi="Arial"/>
          <w:rtl w:val="0"/>
        </w:rPr>
        <w:t xml:space="preserve">​</w:t>
      </w:r>
      <w:r w:rsidDel="00000000" w:rsidR="00000000" w:rsidRPr="00000000">
        <w:rPr>
          <w:rtl w:val="0"/>
        </w:rPr>
        <w:t xml:space="preserve">=wTX=j=1∑p</w:t>
      </w:r>
      <w:r w:rsidDel="00000000" w:rsidR="00000000" w:rsidRPr="00000000">
        <w:rPr>
          <w:rFonts w:ascii="Arial" w:cs="Arial" w:eastAsia="Arial" w:hAnsi="Arial"/>
          <w:rtl w:val="0"/>
        </w:rPr>
        <w:t xml:space="preserve">​</w:t>
      </w:r>
      <w:r w:rsidDel="00000000" w:rsidR="00000000" w:rsidRPr="00000000">
        <w:rPr>
          <w:rtl w:val="0"/>
        </w:rPr>
        <w:t xml:space="preserve">wj</w:t>
      </w:r>
      <w:r w:rsidDel="00000000" w:rsidR="00000000" w:rsidRPr="00000000">
        <w:rPr>
          <w:rFonts w:ascii="Arial" w:cs="Arial" w:eastAsia="Arial" w:hAnsi="Arial"/>
          <w:rtl w:val="0"/>
        </w:rPr>
        <w:t xml:space="preserve">​</w:t>
      </w:r>
      <w:r w:rsidDel="00000000" w:rsidR="00000000" w:rsidRPr="00000000">
        <w:rPr>
          <w:rtl w:val="0"/>
        </w:rPr>
        <w:t xml:space="preserve">Xj</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Subject to:</w:t>
      </w:r>
    </w:p>
    <w:p w:rsidR="00000000" w:rsidDel="00000000" w:rsidP="00000000" w:rsidRDefault="00000000" w:rsidRPr="00000000" w14:paraId="00000223">
      <w:pPr>
        <w:numPr>
          <w:ilvl w:val="1"/>
          <w:numId w:val="177"/>
        </w:numPr>
        <w:ind w:left="1440" w:hanging="360"/>
        <w:rPr/>
      </w:pPr>
      <w:r w:rsidDel="00000000" w:rsidR="00000000" w:rsidRPr="00000000">
        <w:rPr>
          <w:rtl w:val="0"/>
        </w:rPr>
        <w:t xml:space="preserve">yiy_iyi</w:t>
      </w:r>
      <w:r w:rsidDel="00000000" w:rsidR="00000000" w:rsidRPr="00000000">
        <w:rPr>
          <w:rFonts w:ascii="Arial" w:cs="Arial" w:eastAsia="Arial" w:hAnsi="Arial"/>
          <w:rtl w:val="0"/>
        </w:rPr>
        <w:t xml:space="preserve">​</w:t>
      </w:r>
      <w:r w:rsidDel="00000000" w:rsidR="00000000" w:rsidRPr="00000000">
        <w:rPr>
          <w:rtl w:val="0"/>
        </w:rPr>
        <w:t xml:space="preserve"> is uncorrelated with other components.</w:t>
      </w:r>
    </w:p>
    <w:p w:rsidR="00000000" w:rsidDel="00000000" w:rsidP="00000000" w:rsidRDefault="00000000" w:rsidRPr="00000000" w14:paraId="00000224">
      <w:pPr>
        <w:numPr>
          <w:ilvl w:val="1"/>
          <w:numId w:val="177"/>
        </w:numPr>
        <w:ind w:left="1440" w:hanging="360"/>
        <w:rPr/>
      </w:pPr>
      <w:r w:rsidDel="00000000" w:rsidR="00000000" w:rsidRPr="00000000">
        <w:rPr>
          <w:rtl w:val="0"/>
        </w:rPr>
        <w:t xml:space="preserve">Variance var(yi)\text{var}(y_i)var(yi</w:t>
      </w:r>
      <w:r w:rsidDel="00000000" w:rsidR="00000000" w:rsidRPr="00000000">
        <w:rPr>
          <w:rFonts w:ascii="Arial" w:cs="Arial" w:eastAsia="Arial" w:hAnsi="Arial"/>
          <w:rtl w:val="0"/>
        </w:rPr>
        <w:t xml:space="preserve">​</w:t>
      </w:r>
      <w:r w:rsidDel="00000000" w:rsidR="00000000" w:rsidRPr="00000000">
        <w:rPr>
          <w:rtl w:val="0"/>
        </w:rPr>
        <w:t xml:space="preserve">) is maximized.</w:t>
      </w:r>
    </w:p>
    <w:p w:rsidR="00000000" w:rsidDel="00000000" w:rsidP="00000000" w:rsidRDefault="00000000" w:rsidRPr="00000000" w14:paraId="000002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Applications:</w:t>
      </w:r>
    </w:p>
    <w:p w:rsidR="00000000" w:rsidDel="00000000" w:rsidP="00000000" w:rsidRDefault="00000000" w:rsidRPr="00000000" w14:paraId="00000227">
      <w:pPr>
        <w:numPr>
          <w:ilvl w:val="0"/>
          <w:numId w:val="178"/>
        </w:numPr>
        <w:ind w:left="720" w:hanging="360"/>
        <w:rPr/>
      </w:pPr>
      <w:r w:rsidDel="00000000" w:rsidR="00000000" w:rsidRPr="00000000">
        <w:rPr>
          <w:rtl w:val="0"/>
        </w:rPr>
        <w:t xml:space="preserve">Data visualization by reducing dimensions to 2D or 3D.</w:t>
      </w:r>
    </w:p>
    <w:p w:rsidR="00000000" w:rsidDel="00000000" w:rsidP="00000000" w:rsidRDefault="00000000" w:rsidRPr="00000000" w14:paraId="00000228">
      <w:pPr>
        <w:numPr>
          <w:ilvl w:val="0"/>
          <w:numId w:val="178"/>
        </w:numPr>
        <w:ind w:left="720" w:hanging="360"/>
        <w:rPr/>
      </w:pPr>
      <w:r w:rsidDel="00000000" w:rsidR="00000000" w:rsidRPr="00000000">
        <w:rPr>
          <w:rtl w:val="0"/>
        </w:rPr>
        <w:t xml:space="preserve">Preprocessing step for machine learning to reduce computational complexity and improve model performance.</w:t>
      </w:r>
    </w:p>
    <w:p w:rsidR="00000000" w:rsidDel="00000000" w:rsidP="00000000" w:rsidRDefault="00000000" w:rsidRPr="00000000" w14:paraId="000002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A">
      <w:pPr>
        <w:rPr>
          <w:b w:val="1"/>
        </w:rPr>
      </w:pPr>
      <w:r w:rsidDel="00000000" w:rsidR="00000000" w:rsidRPr="00000000">
        <w:rPr>
          <w:b w:val="1"/>
          <w:rtl w:val="0"/>
        </w:rPr>
        <w:t xml:space="preserve">Key Insights for Interviews:</w:t>
      </w:r>
    </w:p>
    <w:p w:rsidR="00000000" w:rsidDel="00000000" w:rsidP="00000000" w:rsidRDefault="00000000" w:rsidRPr="00000000" w14:paraId="0000022B">
      <w:pPr>
        <w:numPr>
          <w:ilvl w:val="0"/>
          <w:numId w:val="179"/>
        </w:numPr>
        <w:ind w:left="720" w:hanging="360"/>
        <w:rPr/>
      </w:pPr>
      <w:r w:rsidDel="00000000" w:rsidR="00000000" w:rsidRPr="00000000">
        <w:rPr>
          <w:b w:val="1"/>
          <w:rtl w:val="0"/>
        </w:rPr>
        <w:t xml:space="preserve">Curse of Dimensionality</w:t>
      </w:r>
      <w:r w:rsidDel="00000000" w:rsidR="00000000" w:rsidRPr="00000000">
        <w:rPr>
          <w:rtl w:val="0"/>
        </w:rPr>
        <w:t xml:space="preserve">: Understand why high-dimensional data can hinder analysis.</w:t>
      </w:r>
    </w:p>
    <w:p w:rsidR="00000000" w:rsidDel="00000000" w:rsidP="00000000" w:rsidRDefault="00000000" w:rsidRPr="00000000" w14:paraId="0000022C">
      <w:pPr>
        <w:numPr>
          <w:ilvl w:val="0"/>
          <w:numId w:val="179"/>
        </w:numPr>
        <w:ind w:left="720" w:hanging="360"/>
        <w:rPr/>
      </w:pPr>
      <w:r w:rsidDel="00000000" w:rsidR="00000000" w:rsidRPr="00000000">
        <w:rPr>
          <w:b w:val="1"/>
          <w:rtl w:val="0"/>
        </w:rPr>
        <w:t xml:space="preserve">PCA Trade-offs</w:t>
      </w:r>
      <w:r w:rsidDel="00000000" w:rsidR="00000000" w:rsidRPr="00000000">
        <w:rPr>
          <w:rtl w:val="0"/>
        </w:rPr>
        <w:t xml:space="preserve">:</w:t>
      </w:r>
    </w:p>
    <w:p w:rsidR="00000000" w:rsidDel="00000000" w:rsidP="00000000" w:rsidRDefault="00000000" w:rsidRPr="00000000" w14:paraId="0000022D">
      <w:pPr>
        <w:numPr>
          <w:ilvl w:val="1"/>
          <w:numId w:val="179"/>
        </w:numPr>
        <w:ind w:left="1440" w:hanging="360"/>
        <w:rPr/>
      </w:pPr>
      <w:r w:rsidDel="00000000" w:rsidR="00000000" w:rsidRPr="00000000">
        <w:rPr>
          <w:rtl w:val="0"/>
        </w:rPr>
        <w:t xml:space="preserve">Assumes linear relationships between variables.</w:t>
      </w:r>
    </w:p>
    <w:p w:rsidR="00000000" w:rsidDel="00000000" w:rsidP="00000000" w:rsidRDefault="00000000" w:rsidRPr="00000000" w14:paraId="0000022E">
      <w:pPr>
        <w:numPr>
          <w:ilvl w:val="1"/>
          <w:numId w:val="179"/>
        </w:numPr>
        <w:ind w:left="1440" w:hanging="360"/>
        <w:rPr/>
      </w:pPr>
      <w:r w:rsidDel="00000000" w:rsidR="00000000" w:rsidRPr="00000000">
        <w:rPr>
          <w:rtl w:val="0"/>
        </w:rPr>
        <w:t xml:space="preserve">Sensitive to data scaling; features must be standardized.</w:t>
      </w:r>
    </w:p>
    <w:p w:rsidR="00000000" w:rsidDel="00000000" w:rsidP="00000000" w:rsidRDefault="00000000" w:rsidRPr="00000000" w14:paraId="0000022F">
      <w:pPr>
        <w:numPr>
          <w:ilvl w:val="0"/>
          <w:numId w:val="179"/>
        </w:numPr>
        <w:ind w:left="720" w:hanging="360"/>
        <w:rPr/>
      </w:pPr>
      <w:r w:rsidDel="00000000" w:rsidR="00000000" w:rsidRPr="00000000">
        <w:rPr>
          <w:b w:val="1"/>
          <w:rtl w:val="0"/>
        </w:rPr>
        <w:t xml:space="preserve">Comparison to t-SNE</w:t>
      </w:r>
      <w:r w:rsidDel="00000000" w:rsidR="00000000" w:rsidRPr="00000000">
        <w:rPr>
          <w:rtl w:val="0"/>
        </w:rPr>
        <w:t xml:space="preserve">:</w:t>
      </w:r>
    </w:p>
    <w:p w:rsidR="00000000" w:rsidDel="00000000" w:rsidP="00000000" w:rsidRDefault="00000000" w:rsidRPr="00000000" w14:paraId="00000230">
      <w:pPr>
        <w:numPr>
          <w:ilvl w:val="1"/>
          <w:numId w:val="179"/>
        </w:numPr>
        <w:ind w:left="1440" w:hanging="360"/>
        <w:rPr/>
      </w:pPr>
      <w:r w:rsidDel="00000000" w:rsidR="00000000" w:rsidRPr="00000000">
        <w:rPr>
          <w:rtl w:val="0"/>
        </w:rPr>
        <w:t xml:space="preserve">PCA is deterministic and linear.</w:t>
      </w:r>
    </w:p>
    <w:p w:rsidR="00000000" w:rsidDel="00000000" w:rsidP="00000000" w:rsidRDefault="00000000" w:rsidRPr="00000000" w14:paraId="00000231">
      <w:pPr>
        <w:numPr>
          <w:ilvl w:val="1"/>
          <w:numId w:val="179"/>
        </w:numPr>
        <w:ind w:left="1440" w:hanging="360"/>
        <w:rPr/>
      </w:pPr>
      <w:r w:rsidDel="00000000" w:rsidR="00000000" w:rsidRPr="00000000">
        <w:rPr>
          <w:rtl w:val="0"/>
        </w:rPr>
        <w:t xml:space="preserve">t-SNE is non-linear and often used for visualizing complex structures.</w:t>
      </w:r>
    </w:p>
    <w:p w:rsidR="00000000" w:rsidDel="00000000" w:rsidP="00000000" w:rsidRDefault="00000000" w:rsidRPr="00000000" w14:paraId="00000232">
      <w:pPr>
        <w:rPr>
          <w:b w:val="1"/>
        </w:rPr>
      </w:pPr>
      <w:r w:rsidDel="00000000" w:rsidR="00000000" w:rsidRPr="00000000">
        <w:rPr>
          <w:b w:val="1"/>
          <w:rtl w:val="0"/>
        </w:rPr>
        <w:t xml:space="preserve">Clustering</w:t>
      </w:r>
    </w:p>
    <w:p w:rsidR="00000000" w:rsidDel="00000000" w:rsidP="00000000" w:rsidRDefault="00000000" w:rsidRPr="00000000" w14:paraId="00000233">
      <w:pPr>
        <w:numPr>
          <w:ilvl w:val="0"/>
          <w:numId w:val="180"/>
        </w:numPr>
        <w:ind w:left="720" w:hanging="360"/>
        <w:rPr/>
      </w:pPr>
      <w:r w:rsidDel="00000000" w:rsidR="00000000" w:rsidRPr="00000000">
        <w:rPr>
          <w:b w:val="1"/>
          <w:rtl w:val="0"/>
        </w:rPr>
        <w:t xml:space="preserve">Definition</w:t>
      </w:r>
      <w:r w:rsidDel="00000000" w:rsidR="00000000" w:rsidRPr="00000000">
        <w:rPr>
          <w:rtl w:val="0"/>
        </w:rPr>
        <w:t xml:space="preserve">: Clustering is an </w:t>
      </w:r>
      <w:r w:rsidDel="00000000" w:rsidR="00000000" w:rsidRPr="00000000">
        <w:rPr>
          <w:b w:val="1"/>
          <w:rtl w:val="0"/>
        </w:rPr>
        <w:t xml:space="preserve">unsupervised learning technique</w:t>
      </w:r>
      <w:r w:rsidDel="00000000" w:rsidR="00000000" w:rsidRPr="00000000">
        <w:rPr>
          <w:rtl w:val="0"/>
        </w:rPr>
        <w:t xml:space="preserve"> used to group similar data points into clusters without labeled training data.</w:t>
      </w:r>
    </w:p>
    <w:p w:rsidR="00000000" w:rsidDel="00000000" w:rsidP="00000000" w:rsidRDefault="00000000" w:rsidRPr="00000000" w14:paraId="00000234">
      <w:pPr>
        <w:numPr>
          <w:ilvl w:val="0"/>
          <w:numId w:val="180"/>
        </w:numPr>
        <w:ind w:left="720" w:hanging="360"/>
        <w:rPr/>
      </w:pPr>
      <w:r w:rsidDel="00000000" w:rsidR="00000000" w:rsidRPr="00000000">
        <w:rPr>
          <w:b w:val="1"/>
          <w:rtl w:val="0"/>
        </w:rPr>
        <w:t xml:space="preserve">Purpose</w:t>
      </w:r>
      <w:r w:rsidDel="00000000" w:rsidR="00000000" w:rsidRPr="00000000">
        <w:rPr>
          <w:rtl w:val="0"/>
        </w:rPr>
        <w:t xml:space="preserve">:</w:t>
      </w:r>
    </w:p>
    <w:p w:rsidR="00000000" w:rsidDel="00000000" w:rsidP="00000000" w:rsidRDefault="00000000" w:rsidRPr="00000000" w14:paraId="00000235">
      <w:pPr>
        <w:numPr>
          <w:ilvl w:val="1"/>
          <w:numId w:val="180"/>
        </w:numPr>
        <w:ind w:left="1440" w:hanging="360"/>
        <w:rPr/>
      </w:pPr>
      <w:r w:rsidDel="00000000" w:rsidR="00000000" w:rsidRPr="00000000">
        <w:rPr>
          <w:rtl w:val="0"/>
        </w:rPr>
        <w:t xml:space="preserve">Discover hidden patterns or groupings in data.</w:t>
      </w:r>
    </w:p>
    <w:p w:rsidR="00000000" w:rsidDel="00000000" w:rsidP="00000000" w:rsidRDefault="00000000" w:rsidRPr="00000000" w14:paraId="00000236">
      <w:pPr>
        <w:numPr>
          <w:ilvl w:val="1"/>
          <w:numId w:val="180"/>
        </w:numPr>
        <w:ind w:left="1440" w:hanging="360"/>
        <w:rPr/>
      </w:pPr>
      <w:r w:rsidDel="00000000" w:rsidR="00000000" w:rsidRPr="00000000">
        <w:rPr>
          <w:rtl w:val="0"/>
        </w:rPr>
        <w:t xml:space="preserve">Applications include customer segmentation, fraud detection, anomaly detection, and data visualization.</w:t>
      </w:r>
    </w:p>
    <w:p w:rsidR="00000000" w:rsidDel="00000000" w:rsidP="00000000" w:rsidRDefault="00000000" w:rsidRPr="00000000" w14:paraId="000002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Key Properties of Clusters</w:t>
      </w:r>
    </w:p>
    <w:p w:rsidR="00000000" w:rsidDel="00000000" w:rsidP="00000000" w:rsidRDefault="00000000" w:rsidRPr="00000000" w14:paraId="00000239">
      <w:pPr>
        <w:numPr>
          <w:ilvl w:val="0"/>
          <w:numId w:val="181"/>
        </w:numPr>
        <w:ind w:left="720" w:hanging="360"/>
        <w:rPr/>
      </w:pPr>
      <w:r w:rsidDel="00000000" w:rsidR="00000000" w:rsidRPr="00000000">
        <w:rPr>
          <w:b w:val="1"/>
          <w:rtl w:val="0"/>
        </w:rPr>
        <w:t xml:space="preserve">Intra-cluster Similarity</w:t>
      </w:r>
      <w:r w:rsidDel="00000000" w:rsidR="00000000" w:rsidRPr="00000000">
        <w:rPr>
          <w:rtl w:val="0"/>
        </w:rPr>
        <w:t xml:space="preserve">: Points within the same cluster are similar to each other.</w:t>
      </w:r>
    </w:p>
    <w:p w:rsidR="00000000" w:rsidDel="00000000" w:rsidP="00000000" w:rsidRDefault="00000000" w:rsidRPr="00000000" w14:paraId="0000023A">
      <w:pPr>
        <w:numPr>
          <w:ilvl w:val="0"/>
          <w:numId w:val="181"/>
        </w:numPr>
        <w:ind w:left="720" w:hanging="360"/>
        <w:rPr/>
      </w:pPr>
      <w:r w:rsidDel="00000000" w:rsidR="00000000" w:rsidRPr="00000000">
        <w:rPr>
          <w:b w:val="1"/>
          <w:rtl w:val="0"/>
        </w:rPr>
        <w:t xml:space="preserve">Inter-cluster Dissimilarity</w:t>
      </w:r>
      <w:r w:rsidDel="00000000" w:rsidR="00000000" w:rsidRPr="00000000">
        <w:rPr>
          <w:rtl w:val="0"/>
        </w:rPr>
        <w:t xml:space="preserve">: Points in different clusters are dissimilar to each other.</w:t>
      </w:r>
    </w:p>
    <w:p w:rsidR="00000000" w:rsidDel="00000000" w:rsidP="00000000" w:rsidRDefault="00000000" w:rsidRPr="00000000" w14:paraId="000002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rPr>
          <w:b w:val="1"/>
        </w:rPr>
      </w:pPr>
      <w:r w:rsidDel="00000000" w:rsidR="00000000" w:rsidRPr="00000000">
        <w:rPr>
          <w:b w:val="1"/>
          <w:rtl w:val="0"/>
        </w:rPr>
        <w:t xml:space="preserve">K-Means Clustering</w:t>
      </w:r>
    </w:p>
    <w:p w:rsidR="00000000" w:rsidDel="00000000" w:rsidP="00000000" w:rsidRDefault="00000000" w:rsidRPr="00000000" w14:paraId="0000023D">
      <w:pPr>
        <w:numPr>
          <w:ilvl w:val="0"/>
          <w:numId w:val="182"/>
        </w:numPr>
        <w:ind w:left="720" w:hanging="360"/>
        <w:rPr/>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23E">
      <w:pPr>
        <w:numPr>
          <w:ilvl w:val="1"/>
          <w:numId w:val="182"/>
        </w:numPr>
        <w:ind w:left="1440" w:hanging="360"/>
        <w:rPr/>
      </w:pPr>
      <w:r w:rsidDel="00000000" w:rsidR="00000000" w:rsidRPr="00000000">
        <w:rPr>
          <w:rtl w:val="0"/>
        </w:rPr>
        <w:t xml:space="preserve">Partition data into k distinct clusters.</w:t>
      </w:r>
    </w:p>
    <w:p w:rsidR="00000000" w:rsidDel="00000000" w:rsidP="00000000" w:rsidRDefault="00000000" w:rsidRPr="00000000" w14:paraId="0000023F">
      <w:pPr>
        <w:numPr>
          <w:ilvl w:val="1"/>
          <w:numId w:val="182"/>
        </w:numPr>
        <w:ind w:left="1440" w:hanging="360"/>
        <w:rPr/>
      </w:pPr>
      <w:r w:rsidDel="00000000" w:rsidR="00000000" w:rsidRPr="00000000">
        <w:rPr>
          <w:rtl w:val="0"/>
        </w:rPr>
        <w:t xml:space="preserve">Assign points to the nearest cluster centroid, update centroids, and repeat until convergence.</w:t>
      </w:r>
    </w:p>
    <w:p w:rsidR="00000000" w:rsidDel="00000000" w:rsidP="00000000" w:rsidRDefault="00000000" w:rsidRPr="00000000" w14:paraId="00000240">
      <w:pPr>
        <w:numPr>
          <w:ilvl w:val="1"/>
          <w:numId w:val="182"/>
        </w:numPr>
        <w:ind w:left="1440" w:hanging="360"/>
        <w:rPr/>
      </w:pPr>
      <w:r w:rsidDel="00000000" w:rsidR="00000000" w:rsidRPr="00000000">
        <w:rPr>
          <w:rtl w:val="0"/>
        </w:rPr>
        <w:t xml:space="preserve">Objective: Minimize total intra-cluster variation.</w:t>
      </w:r>
    </w:p>
    <w:p w:rsidR="00000000" w:rsidDel="00000000" w:rsidP="00000000" w:rsidRDefault="00000000" w:rsidRPr="00000000" w14:paraId="00000241">
      <w:pPr>
        <w:rPr/>
      </w:pPr>
      <w:r w:rsidDel="00000000" w:rsidR="00000000" w:rsidRPr="00000000">
        <w:rPr>
          <w:rtl w:val="0"/>
        </w:rPr>
        <w:t xml:space="preserve">L=∑j=1k∑x</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Sj</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w:t>
      </w:r>
      <w:r w:rsidDel="00000000" w:rsidR="00000000" w:rsidRPr="00000000">
        <w:rPr>
          <w:rFonts w:ascii="Aptos" w:cs="Aptos" w:eastAsia="Aptos" w:hAnsi="Aptos"/>
          <w:rtl w:val="0"/>
        </w:rPr>
        <w:t xml:space="preserve">−μ</w:t>
      </w:r>
      <w:r w:rsidDel="00000000" w:rsidR="00000000" w:rsidRPr="00000000">
        <w:rPr>
          <w:rtl w:val="0"/>
        </w:rPr>
        <w:t xml:space="preserve">j</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2L = \sum_{j=1}^k \sum_{x \in S_j} ||x - \mu_j||^2L=j=1∑k</w:t>
      </w:r>
      <w:r w:rsidDel="00000000" w:rsidR="00000000" w:rsidRPr="00000000">
        <w:rPr>
          <w:rFonts w:ascii="Arial" w:cs="Arial" w:eastAsia="Arial" w:hAnsi="Arial"/>
          <w:rtl w:val="0"/>
        </w:rPr>
        <w:t xml:space="preserve">​</w:t>
      </w:r>
      <w:r w:rsidDel="00000000" w:rsidR="00000000" w:rsidRPr="00000000">
        <w:rPr>
          <w:rtl w:val="0"/>
        </w:rPr>
        <w:t xml:space="preserve">x</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Sj</w:t>
      </w:r>
      <w:r w:rsidDel="00000000" w:rsidR="00000000" w:rsidRPr="00000000">
        <w:rPr>
          <w:rFonts w:ascii="Arial" w:cs="Arial" w:eastAsia="Arial" w:hAnsi="Arial"/>
          <w:rtl w:val="0"/>
        </w:rPr>
        <w:t xml:space="preserve">​</w:t>
      </w:r>
      <w:r w:rsidDel="00000000" w:rsidR="00000000" w:rsidRPr="00000000">
        <w:rPr>
          <w:rtl w:val="0"/>
        </w:rPr>
        <w:t xml:space="preserve">∑</w:t>
      </w:r>
      <w:r w:rsidDel="00000000" w:rsidR="00000000" w:rsidRPr="00000000">
        <w:rPr>
          <w:rFonts w:ascii="Arial" w:cs="Arial" w:eastAsia="Arial" w:hAnsi="Arial"/>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x−μj</w:t>
      </w:r>
      <w:r w:rsidDel="00000000" w:rsidR="00000000" w:rsidRPr="00000000">
        <w:rPr>
          <w:rFonts w:ascii="Arial" w:cs="Arial" w:eastAsia="Arial" w:hAnsi="Arial"/>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2</w:t>
      </w:r>
    </w:p>
    <w:p w:rsidR="00000000" w:rsidDel="00000000" w:rsidP="00000000" w:rsidRDefault="00000000" w:rsidRPr="00000000" w14:paraId="00000242">
      <w:pPr>
        <w:numPr>
          <w:ilvl w:val="0"/>
          <w:numId w:val="182"/>
        </w:numPr>
        <w:ind w:left="720" w:hanging="360"/>
        <w:rPr/>
      </w:pP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243">
      <w:pPr>
        <w:numPr>
          <w:ilvl w:val="1"/>
          <w:numId w:val="182"/>
        </w:numPr>
        <w:ind w:left="1440" w:hanging="360"/>
        <w:rPr/>
      </w:pPr>
      <w:r w:rsidDel="00000000" w:rsidR="00000000" w:rsidRPr="00000000">
        <w:rPr>
          <w:rtl w:val="0"/>
        </w:rPr>
        <w:t xml:space="preserve">Easy to implement.</w:t>
      </w:r>
    </w:p>
    <w:p w:rsidR="00000000" w:rsidDel="00000000" w:rsidP="00000000" w:rsidRDefault="00000000" w:rsidRPr="00000000" w14:paraId="00000244">
      <w:pPr>
        <w:numPr>
          <w:ilvl w:val="1"/>
          <w:numId w:val="182"/>
        </w:numPr>
        <w:ind w:left="1440" w:hanging="360"/>
        <w:rPr/>
      </w:pPr>
      <w:r w:rsidDel="00000000" w:rsidR="00000000" w:rsidRPr="00000000">
        <w:rPr>
          <w:rtl w:val="0"/>
        </w:rPr>
        <w:t xml:space="preserve">Works well for spherical, evenly-sized clusters.</w:t>
      </w:r>
    </w:p>
    <w:p w:rsidR="00000000" w:rsidDel="00000000" w:rsidP="00000000" w:rsidRDefault="00000000" w:rsidRPr="00000000" w14:paraId="00000245">
      <w:pPr>
        <w:numPr>
          <w:ilvl w:val="0"/>
          <w:numId w:val="182"/>
        </w:numPr>
        <w:ind w:left="720" w:hanging="360"/>
        <w:rPr/>
      </w:pPr>
      <w:r w:rsidDel="00000000" w:rsidR="00000000" w:rsidRPr="00000000">
        <w:rPr>
          <w:b w:val="1"/>
          <w:rtl w:val="0"/>
        </w:rPr>
        <w:t xml:space="preserve">Limitations</w:t>
      </w:r>
      <w:r w:rsidDel="00000000" w:rsidR="00000000" w:rsidRPr="00000000">
        <w:rPr>
          <w:rtl w:val="0"/>
        </w:rPr>
        <w:t xml:space="preserve">:</w:t>
      </w:r>
    </w:p>
    <w:p w:rsidR="00000000" w:rsidDel="00000000" w:rsidP="00000000" w:rsidRDefault="00000000" w:rsidRPr="00000000" w14:paraId="00000246">
      <w:pPr>
        <w:numPr>
          <w:ilvl w:val="1"/>
          <w:numId w:val="182"/>
        </w:numPr>
        <w:ind w:left="1440" w:hanging="360"/>
        <w:rPr/>
      </w:pPr>
      <w:r w:rsidDel="00000000" w:rsidR="00000000" w:rsidRPr="00000000">
        <w:rPr>
          <w:rtl w:val="0"/>
        </w:rPr>
        <w:t xml:space="preserve">Requires the number of clusters (kkk) to be specified.</w:t>
      </w:r>
    </w:p>
    <w:p w:rsidR="00000000" w:rsidDel="00000000" w:rsidP="00000000" w:rsidRDefault="00000000" w:rsidRPr="00000000" w14:paraId="00000247">
      <w:pPr>
        <w:numPr>
          <w:ilvl w:val="1"/>
          <w:numId w:val="182"/>
        </w:numPr>
        <w:ind w:left="1440" w:hanging="360"/>
        <w:rPr/>
      </w:pPr>
      <w:r w:rsidDel="00000000" w:rsidR="00000000" w:rsidRPr="00000000">
        <w:rPr>
          <w:rtl w:val="0"/>
        </w:rPr>
        <w:t xml:space="preserve">Struggles with non-spherical clusters and outliers.</w:t>
      </w:r>
    </w:p>
    <w:p w:rsidR="00000000" w:rsidDel="00000000" w:rsidP="00000000" w:rsidRDefault="00000000" w:rsidRPr="00000000" w14:paraId="000002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tl w:val="0"/>
        </w:rPr>
        <w:t xml:space="preserve">Alternatives to K-Means</w:t>
      </w:r>
    </w:p>
    <w:p w:rsidR="00000000" w:rsidDel="00000000" w:rsidP="00000000" w:rsidRDefault="00000000" w:rsidRPr="00000000" w14:paraId="0000024A">
      <w:pPr>
        <w:numPr>
          <w:ilvl w:val="0"/>
          <w:numId w:val="184"/>
        </w:numPr>
        <w:ind w:left="720" w:hanging="360"/>
        <w:rPr/>
      </w:pPr>
      <w:r w:rsidDel="00000000" w:rsidR="00000000" w:rsidRPr="00000000">
        <w:rPr>
          <w:b w:val="1"/>
          <w:rtl w:val="0"/>
        </w:rPr>
        <w:t xml:space="preserve">Hierarchical Clustering</w:t>
      </w:r>
      <w:r w:rsidDel="00000000" w:rsidR="00000000" w:rsidRPr="00000000">
        <w:rPr>
          <w:rtl w:val="0"/>
        </w:rPr>
        <w:t xml:space="preserve">:</w:t>
      </w:r>
    </w:p>
    <w:p w:rsidR="00000000" w:rsidDel="00000000" w:rsidP="00000000" w:rsidRDefault="00000000" w:rsidRPr="00000000" w14:paraId="0000024B">
      <w:pPr>
        <w:numPr>
          <w:ilvl w:val="1"/>
          <w:numId w:val="184"/>
        </w:numPr>
        <w:ind w:left="1440" w:hanging="360"/>
        <w:rPr/>
      </w:pPr>
      <w:r w:rsidDel="00000000" w:rsidR="00000000" w:rsidRPr="00000000">
        <w:rPr>
          <w:rtl w:val="0"/>
        </w:rPr>
        <w:t xml:space="preserve">Builds a hierarchy of clusters using a dendrogram.</w:t>
      </w:r>
    </w:p>
    <w:p w:rsidR="00000000" w:rsidDel="00000000" w:rsidP="00000000" w:rsidRDefault="00000000" w:rsidRPr="00000000" w14:paraId="0000024C">
      <w:pPr>
        <w:numPr>
          <w:ilvl w:val="1"/>
          <w:numId w:val="184"/>
        </w:numPr>
        <w:ind w:left="1440" w:hanging="360"/>
        <w:rPr/>
      </w:pPr>
      <w:r w:rsidDel="00000000" w:rsidR="00000000" w:rsidRPr="00000000">
        <w:rPr>
          <w:rtl w:val="0"/>
        </w:rPr>
        <w:t xml:space="preserve">Does not require predefining the number of clusters.</w:t>
      </w:r>
    </w:p>
    <w:p w:rsidR="00000000" w:rsidDel="00000000" w:rsidP="00000000" w:rsidRDefault="00000000" w:rsidRPr="00000000" w14:paraId="0000024D">
      <w:pPr>
        <w:numPr>
          <w:ilvl w:val="1"/>
          <w:numId w:val="184"/>
        </w:numPr>
        <w:ind w:left="1440" w:hanging="360"/>
        <w:rPr/>
      </w:pPr>
      <w:r w:rsidDel="00000000" w:rsidR="00000000" w:rsidRPr="00000000">
        <w:rPr>
          <w:rtl w:val="0"/>
        </w:rPr>
        <w:t xml:space="preserve">Useful for interpretability and informative outputs.</w:t>
      </w:r>
    </w:p>
    <w:p w:rsidR="00000000" w:rsidDel="00000000" w:rsidP="00000000" w:rsidRDefault="00000000" w:rsidRPr="00000000" w14:paraId="0000024E">
      <w:pPr>
        <w:numPr>
          <w:ilvl w:val="0"/>
          <w:numId w:val="184"/>
        </w:numPr>
        <w:ind w:left="720" w:hanging="360"/>
        <w:rPr/>
      </w:pPr>
      <w:r w:rsidDel="00000000" w:rsidR="00000000" w:rsidRPr="00000000">
        <w:rPr>
          <w:b w:val="1"/>
          <w:rtl w:val="0"/>
        </w:rPr>
        <w:t xml:space="preserve">Density-Based Clustering (DBSCAN)</w:t>
      </w:r>
      <w:r w:rsidDel="00000000" w:rsidR="00000000" w:rsidRPr="00000000">
        <w:rPr>
          <w:rtl w:val="0"/>
        </w:rPr>
        <w:t xml:space="preserve">:</w:t>
      </w:r>
    </w:p>
    <w:p w:rsidR="00000000" w:rsidDel="00000000" w:rsidP="00000000" w:rsidRDefault="00000000" w:rsidRPr="00000000" w14:paraId="0000024F">
      <w:pPr>
        <w:numPr>
          <w:ilvl w:val="1"/>
          <w:numId w:val="184"/>
        </w:numPr>
        <w:ind w:left="1440" w:hanging="360"/>
        <w:rPr/>
      </w:pPr>
      <w:r w:rsidDel="00000000" w:rsidR="00000000" w:rsidRPr="00000000">
        <w:rPr>
          <w:rtl w:val="0"/>
        </w:rPr>
        <w:t xml:space="preserve">Groups points based on density.</w:t>
      </w:r>
    </w:p>
    <w:p w:rsidR="00000000" w:rsidDel="00000000" w:rsidP="00000000" w:rsidRDefault="00000000" w:rsidRPr="00000000" w14:paraId="00000250">
      <w:pPr>
        <w:numPr>
          <w:ilvl w:val="1"/>
          <w:numId w:val="184"/>
        </w:numPr>
        <w:ind w:left="1440" w:hanging="360"/>
        <w:rPr/>
      </w:pPr>
      <w:r w:rsidDel="00000000" w:rsidR="00000000" w:rsidRPr="00000000">
        <w:rPr>
          <w:rtl w:val="0"/>
        </w:rPr>
        <w:t xml:space="preserve">Automatically determines the number of clusters.</w:t>
      </w:r>
    </w:p>
    <w:p w:rsidR="00000000" w:rsidDel="00000000" w:rsidP="00000000" w:rsidRDefault="00000000" w:rsidRPr="00000000" w14:paraId="00000251">
      <w:pPr>
        <w:numPr>
          <w:ilvl w:val="1"/>
          <w:numId w:val="184"/>
        </w:numPr>
        <w:ind w:left="1440" w:hanging="360"/>
        <w:rPr/>
      </w:pPr>
      <w:r w:rsidDel="00000000" w:rsidR="00000000" w:rsidRPr="00000000">
        <w:rPr>
          <w:rtl w:val="0"/>
        </w:rPr>
        <w:t xml:space="preserve">Effective for arbitrary-shaped clusters and outlier detection.</w:t>
      </w:r>
    </w:p>
    <w:p w:rsidR="00000000" w:rsidDel="00000000" w:rsidP="00000000" w:rsidRDefault="00000000" w:rsidRPr="00000000" w14:paraId="000002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Applications</w:t>
      </w:r>
    </w:p>
    <w:p w:rsidR="00000000" w:rsidDel="00000000" w:rsidP="00000000" w:rsidRDefault="00000000" w:rsidRPr="00000000" w14:paraId="00000254">
      <w:pPr>
        <w:numPr>
          <w:ilvl w:val="0"/>
          <w:numId w:val="185"/>
        </w:numPr>
        <w:ind w:left="720" w:hanging="360"/>
        <w:rPr/>
      </w:pPr>
      <w:r w:rsidDel="00000000" w:rsidR="00000000" w:rsidRPr="00000000">
        <w:rPr>
          <w:rtl w:val="0"/>
        </w:rPr>
        <w:t xml:space="preserve">Customer segmentation.</w:t>
      </w:r>
    </w:p>
    <w:p w:rsidR="00000000" w:rsidDel="00000000" w:rsidP="00000000" w:rsidRDefault="00000000" w:rsidRPr="00000000" w14:paraId="00000255">
      <w:pPr>
        <w:numPr>
          <w:ilvl w:val="0"/>
          <w:numId w:val="185"/>
        </w:numPr>
        <w:ind w:left="720" w:hanging="360"/>
        <w:rPr/>
      </w:pPr>
      <w:r w:rsidDel="00000000" w:rsidR="00000000" w:rsidRPr="00000000">
        <w:rPr>
          <w:rtl w:val="0"/>
        </w:rPr>
        <w:t xml:space="preserve">Fraud detection and anomaly identification.</w:t>
      </w:r>
    </w:p>
    <w:p w:rsidR="00000000" w:rsidDel="00000000" w:rsidP="00000000" w:rsidRDefault="00000000" w:rsidRPr="00000000" w14:paraId="00000256">
      <w:pPr>
        <w:numPr>
          <w:ilvl w:val="0"/>
          <w:numId w:val="185"/>
        </w:numPr>
        <w:ind w:left="720" w:hanging="360"/>
        <w:rPr/>
      </w:pPr>
      <w:r w:rsidDel="00000000" w:rsidR="00000000" w:rsidRPr="00000000">
        <w:rPr>
          <w:rtl w:val="0"/>
        </w:rPr>
        <w:t xml:space="preserve">Data compression and visualization.</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tl w:val="0"/>
        </w:rPr>
        <w:t xml:space="preserve">Gaussian Mixture Model (GMM)</w:t>
      </w:r>
    </w:p>
    <w:p w:rsidR="00000000" w:rsidDel="00000000" w:rsidP="00000000" w:rsidRDefault="00000000" w:rsidRPr="00000000" w14:paraId="00000259">
      <w:pPr>
        <w:numPr>
          <w:ilvl w:val="0"/>
          <w:numId w:val="186"/>
        </w:numPr>
        <w:ind w:left="720" w:hanging="360"/>
        <w:rPr/>
      </w:pPr>
      <w:r w:rsidDel="00000000" w:rsidR="00000000" w:rsidRPr="00000000">
        <w:rPr>
          <w:b w:val="1"/>
          <w:rtl w:val="0"/>
        </w:rPr>
        <w:t xml:space="preserve">Definition</w:t>
      </w:r>
      <w:r w:rsidDel="00000000" w:rsidR="00000000" w:rsidRPr="00000000">
        <w:rPr>
          <w:rtl w:val="0"/>
        </w:rPr>
        <w:t xml:space="preserve">: A Gaussian Mixture Model assumes that the data is generated from a mixture of kkk Gaussian distributions, each characterized by its own mean and variance.</w:t>
      </w:r>
    </w:p>
    <w:p w:rsidR="00000000" w:rsidDel="00000000" w:rsidP="00000000" w:rsidRDefault="00000000" w:rsidRPr="00000000" w14:paraId="000002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B">
      <w:pPr>
        <w:rPr>
          <w:b w:val="1"/>
        </w:rPr>
      </w:pPr>
      <w:r w:rsidDel="00000000" w:rsidR="00000000" w:rsidRPr="00000000">
        <w:rPr>
          <w:b w:val="1"/>
          <w:rtl w:val="0"/>
        </w:rPr>
        <w:t xml:space="preserve">Key Features</w:t>
      </w:r>
    </w:p>
    <w:p w:rsidR="00000000" w:rsidDel="00000000" w:rsidP="00000000" w:rsidRDefault="00000000" w:rsidRPr="00000000" w14:paraId="0000025C">
      <w:pPr>
        <w:numPr>
          <w:ilvl w:val="0"/>
          <w:numId w:val="187"/>
        </w:numPr>
        <w:ind w:left="720" w:hanging="360"/>
        <w:rPr/>
      </w:pPr>
      <w:r w:rsidDel="00000000" w:rsidR="00000000" w:rsidRPr="00000000">
        <w:rPr>
          <w:b w:val="1"/>
          <w:rtl w:val="0"/>
        </w:rPr>
        <w:t xml:space="preserve">Probabilistic Clustering</w:t>
      </w:r>
      <w:r w:rsidDel="00000000" w:rsidR="00000000" w:rsidRPr="00000000">
        <w:rPr>
          <w:rtl w:val="0"/>
        </w:rPr>
        <w:t xml:space="preserve">:</w:t>
      </w:r>
    </w:p>
    <w:p w:rsidR="00000000" w:rsidDel="00000000" w:rsidP="00000000" w:rsidRDefault="00000000" w:rsidRPr="00000000" w14:paraId="0000025D">
      <w:pPr>
        <w:numPr>
          <w:ilvl w:val="1"/>
          <w:numId w:val="187"/>
        </w:numPr>
        <w:ind w:left="1440" w:hanging="360"/>
        <w:rPr/>
      </w:pPr>
      <w:r w:rsidDel="00000000" w:rsidR="00000000" w:rsidRPr="00000000">
        <w:rPr>
          <w:rtl w:val="0"/>
        </w:rPr>
        <w:t xml:space="preserve">Unlike k-means (a deterministic algorithm), GMMs assign probabilities to each data point belonging to a cluster.</w:t>
      </w:r>
    </w:p>
    <w:p w:rsidR="00000000" w:rsidDel="00000000" w:rsidP="00000000" w:rsidRDefault="00000000" w:rsidRPr="00000000" w14:paraId="0000025E">
      <w:pPr>
        <w:numPr>
          <w:ilvl w:val="0"/>
          <w:numId w:val="187"/>
        </w:numPr>
        <w:ind w:left="720" w:hanging="360"/>
        <w:rPr/>
      </w:pPr>
      <w:r w:rsidDel="00000000" w:rsidR="00000000" w:rsidRPr="00000000">
        <w:rPr>
          <w:b w:val="1"/>
          <w:rtl w:val="0"/>
        </w:rPr>
        <w:t xml:space="preserve">Flexibility</w:t>
      </w:r>
      <w:r w:rsidDel="00000000" w:rsidR="00000000" w:rsidRPr="00000000">
        <w:rPr>
          <w:rtl w:val="0"/>
        </w:rPr>
        <w:t xml:space="preserve">:</w:t>
      </w:r>
    </w:p>
    <w:p w:rsidR="00000000" w:rsidDel="00000000" w:rsidP="00000000" w:rsidRDefault="00000000" w:rsidRPr="00000000" w14:paraId="0000025F">
      <w:pPr>
        <w:numPr>
          <w:ilvl w:val="1"/>
          <w:numId w:val="187"/>
        </w:numPr>
        <w:ind w:left="1440" w:hanging="360"/>
        <w:rPr/>
      </w:pPr>
      <w:r w:rsidDel="00000000" w:rsidR="00000000" w:rsidRPr="00000000">
        <w:rPr>
          <w:rtl w:val="0"/>
        </w:rPr>
        <w:t xml:space="preserve">GMMs consider the mean and variance of each cluster, making them more adaptable to data with arbitrary cluster shapes or overlapping regions.</w:t>
      </w:r>
    </w:p>
    <w:p w:rsidR="00000000" w:rsidDel="00000000" w:rsidP="00000000" w:rsidRDefault="00000000" w:rsidRPr="00000000" w14:paraId="00000260">
      <w:pPr>
        <w:numPr>
          <w:ilvl w:val="0"/>
          <w:numId w:val="187"/>
        </w:numPr>
        <w:ind w:left="720" w:hanging="360"/>
        <w:rPr/>
      </w:pPr>
      <w:r w:rsidDel="00000000" w:rsidR="00000000" w:rsidRPr="00000000">
        <w:rPr>
          <w:b w:val="1"/>
          <w:rtl w:val="0"/>
        </w:rPr>
        <w:t xml:space="preserve">Dynamic kkk</w:t>
      </w:r>
      <w:r w:rsidDel="00000000" w:rsidR="00000000" w:rsidRPr="00000000">
        <w:rPr>
          <w:rtl w:val="0"/>
        </w:rPr>
        <w:t xml:space="preserve">:</w:t>
      </w:r>
    </w:p>
    <w:p w:rsidR="00000000" w:rsidDel="00000000" w:rsidP="00000000" w:rsidRDefault="00000000" w:rsidRPr="00000000" w14:paraId="00000261">
      <w:pPr>
        <w:numPr>
          <w:ilvl w:val="1"/>
          <w:numId w:val="187"/>
        </w:numPr>
        <w:ind w:left="1440" w:hanging="360"/>
        <w:rPr/>
      </w:pPr>
      <w:r w:rsidDel="00000000" w:rsidR="00000000" w:rsidRPr="00000000">
        <w:rPr>
          <w:rtl w:val="0"/>
        </w:rPr>
        <w:t xml:space="preserve">While kkk (the number of clusters) is still a parameter, GMMs can provide insights into the true value of kkk.</w:t>
      </w:r>
    </w:p>
    <w:p w:rsidR="00000000" w:rsidDel="00000000" w:rsidP="00000000" w:rsidRDefault="00000000" w:rsidRPr="00000000" w14:paraId="000002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rPr>
          <w:b w:val="1"/>
        </w:rPr>
      </w:pPr>
      <w:r w:rsidDel="00000000" w:rsidR="00000000" w:rsidRPr="00000000">
        <w:rPr>
          <w:b w:val="1"/>
          <w:rtl w:val="0"/>
        </w:rPr>
        <w:t xml:space="preserve">Applications</w:t>
      </w:r>
    </w:p>
    <w:p w:rsidR="00000000" w:rsidDel="00000000" w:rsidP="00000000" w:rsidRDefault="00000000" w:rsidRPr="00000000" w14:paraId="00000264">
      <w:pPr>
        <w:numPr>
          <w:ilvl w:val="0"/>
          <w:numId w:val="188"/>
        </w:numPr>
        <w:ind w:left="720" w:hanging="360"/>
        <w:rPr/>
      </w:pPr>
      <w:r w:rsidDel="00000000" w:rsidR="00000000" w:rsidRPr="00000000">
        <w:rPr>
          <w:rtl w:val="0"/>
        </w:rPr>
        <w:t xml:space="preserve">Detecting anomalies in user behavior.</w:t>
      </w:r>
    </w:p>
    <w:p w:rsidR="00000000" w:rsidDel="00000000" w:rsidP="00000000" w:rsidRDefault="00000000" w:rsidRPr="00000000" w14:paraId="00000265">
      <w:pPr>
        <w:numPr>
          <w:ilvl w:val="0"/>
          <w:numId w:val="188"/>
        </w:numPr>
        <w:ind w:left="720" w:hanging="360"/>
        <w:rPr/>
      </w:pPr>
      <w:r w:rsidDel="00000000" w:rsidR="00000000" w:rsidRPr="00000000">
        <w:rPr>
          <w:rtl w:val="0"/>
        </w:rPr>
        <w:t xml:space="preserve">Identifying clusters in low-dimensional or overlapping datasets.</w:t>
      </w:r>
    </w:p>
    <w:p w:rsidR="00000000" w:rsidDel="00000000" w:rsidP="00000000" w:rsidRDefault="00000000" w:rsidRPr="00000000" w14:paraId="00000266">
      <w:pPr>
        <w:numPr>
          <w:ilvl w:val="0"/>
          <w:numId w:val="188"/>
        </w:numPr>
        <w:ind w:left="720" w:hanging="360"/>
        <w:rPr/>
      </w:pPr>
      <w:r w:rsidDel="00000000" w:rsidR="00000000" w:rsidRPr="00000000">
        <w:rPr>
          <w:rtl w:val="0"/>
        </w:rPr>
        <w:t xml:space="preserve">Advanced use cases in ML research and engineering.</w:t>
      </w:r>
    </w:p>
    <w:p w:rsidR="00000000" w:rsidDel="00000000" w:rsidP="00000000" w:rsidRDefault="00000000" w:rsidRPr="00000000" w14:paraId="000002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rPr>
          <w:b w:val="1"/>
        </w:rPr>
      </w:pPr>
      <w:r w:rsidDel="00000000" w:rsidR="00000000" w:rsidRPr="00000000">
        <w:rPr>
          <w:b w:val="1"/>
          <w:rtl w:val="0"/>
        </w:rPr>
        <w:t xml:space="preserve">Advantages Over K-Means</w:t>
      </w:r>
    </w:p>
    <w:p w:rsidR="00000000" w:rsidDel="00000000" w:rsidP="00000000" w:rsidRDefault="00000000" w:rsidRPr="00000000" w14:paraId="00000269">
      <w:pPr>
        <w:numPr>
          <w:ilvl w:val="0"/>
          <w:numId w:val="189"/>
        </w:numPr>
        <w:ind w:left="720" w:hanging="360"/>
        <w:rPr/>
      </w:pPr>
      <w:r w:rsidDel="00000000" w:rsidR="00000000" w:rsidRPr="00000000">
        <w:rPr>
          <w:rtl w:val="0"/>
        </w:rPr>
        <w:t xml:space="preserve">Models non-spherical clusters.</w:t>
      </w:r>
    </w:p>
    <w:p w:rsidR="00000000" w:rsidDel="00000000" w:rsidP="00000000" w:rsidRDefault="00000000" w:rsidRPr="00000000" w14:paraId="0000026A">
      <w:pPr>
        <w:numPr>
          <w:ilvl w:val="0"/>
          <w:numId w:val="189"/>
        </w:numPr>
        <w:ind w:left="720" w:hanging="360"/>
        <w:rPr/>
      </w:pPr>
      <w:r w:rsidDel="00000000" w:rsidR="00000000" w:rsidRPr="00000000">
        <w:rPr>
          <w:rtl w:val="0"/>
        </w:rPr>
        <w:t xml:space="preserve">Captures the distribution of data better using mean and variance.</w:t>
      </w:r>
    </w:p>
    <w:p w:rsidR="00000000" w:rsidDel="00000000" w:rsidP="00000000" w:rsidRDefault="00000000" w:rsidRPr="00000000" w14:paraId="0000026B">
      <w:pPr>
        <w:numPr>
          <w:ilvl w:val="0"/>
          <w:numId w:val="189"/>
        </w:numPr>
        <w:ind w:left="720" w:hanging="360"/>
        <w:rPr/>
      </w:pPr>
      <w:r w:rsidDel="00000000" w:rsidR="00000000" w:rsidRPr="00000000">
        <w:rPr>
          <w:rtl w:val="0"/>
        </w:rPr>
        <w:t xml:space="preserve">Handles overlapping clusters more effectively.</w:t>
      </w:r>
    </w:p>
    <w:p w:rsidR="00000000" w:rsidDel="00000000" w:rsidP="00000000" w:rsidRDefault="00000000" w:rsidRPr="00000000" w14:paraId="0000026C">
      <w:pPr>
        <w:rPr>
          <w:b w:val="1"/>
        </w:rPr>
      </w:pPr>
      <w:r w:rsidDel="00000000" w:rsidR="00000000" w:rsidRPr="00000000">
        <w:rPr>
          <w:b w:val="1"/>
          <w:rtl w:val="0"/>
        </w:rPr>
        <w:t xml:space="preserve">Neural Networks Overview</w:t>
      </w:r>
    </w:p>
    <w:p w:rsidR="00000000" w:rsidDel="00000000" w:rsidP="00000000" w:rsidRDefault="00000000" w:rsidRPr="00000000" w14:paraId="0000026D">
      <w:pPr>
        <w:numPr>
          <w:ilvl w:val="0"/>
          <w:numId w:val="190"/>
        </w:numPr>
        <w:ind w:left="720" w:hanging="360"/>
        <w:rPr/>
      </w:pPr>
      <w:r w:rsidDel="00000000" w:rsidR="00000000" w:rsidRPr="00000000">
        <w:rPr>
          <w:b w:val="1"/>
          <w:rtl w:val="0"/>
        </w:rPr>
        <w:t xml:space="preserve">Definition</w:t>
      </w:r>
      <w:r w:rsidDel="00000000" w:rsidR="00000000" w:rsidRPr="00000000">
        <w:rPr>
          <w:rtl w:val="0"/>
        </w:rPr>
        <w:t xml:space="preserve">: Neural networks are computational models inspired by biological neurons, designed to process inputs and learn patterns through layers of interconnected nodes.</w:t>
      </w:r>
    </w:p>
    <w:p w:rsidR="00000000" w:rsidDel="00000000" w:rsidP="00000000" w:rsidRDefault="00000000" w:rsidRPr="00000000" w14:paraId="0000026E">
      <w:pPr>
        <w:numPr>
          <w:ilvl w:val="0"/>
          <w:numId w:val="190"/>
        </w:numPr>
        <w:ind w:left="720" w:hanging="360"/>
        <w:rPr/>
      </w:pPr>
      <w:r w:rsidDel="00000000" w:rsidR="00000000" w:rsidRPr="00000000">
        <w:rPr>
          <w:b w:val="1"/>
          <w:rtl w:val="0"/>
        </w:rPr>
        <w:t xml:space="preserve">Recent Popularity</w:t>
      </w:r>
      <w:r w:rsidDel="00000000" w:rsidR="00000000" w:rsidRPr="00000000">
        <w:rPr>
          <w:rtl w:val="0"/>
        </w:rPr>
        <w:t xml:space="preserve">: With the rise of big data and affordable computing, neural networks, especially deep learning models, have become widely used in solving complex problems.</w:t>
      </w:r>
    </w:p>
    <w:p w:rsidR="00000000" w:rsidDel="00000000" w:rsidP="00000000" w:rsidRDefault="00000000" w:rsidRPr="00000000" w14:paraId="000002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rPr>
          <w:b w:val="1"/>
        </w:rPr>
      </w:pPr>
      <w:r w:rsidDel="00000000" w:rsidR="00000000" w:rsidRPr="00000000">
        <w:rPr>
          <w:b w:val="1"/>
          <w:rtl w:val="0"/>
        </w:rPr>
        <w:t xml:space="preserve">Key Concepts</w:t>
      </w:r>
    </w:p>
    <w:p w:rsidR="00000000" w:rsidDel="00000000" w:rsidP="00000000" w:rsidRDefault="00000000" w:rsidRPr="00000000" w14:paraId="00000271">
      <w:pPr>
        <w:numPr>
          <w:ilvl w:val="0"/>
          <w:numId w:val="191"/>
        </w:numPr>
        <w:ind w:left="720" w:hanging="360"/>
        <w:rPr/>
      </w:pPr>
      <w:r w:rsidDel="00000000" w:rsidR="00000000" w:rsidRPr="00000000">
        <w:rPr>
          <w:b w:val="1"/>
          <w:rtl w:val="0"/>
        </w:rPr>
        <w:t xml:space="preserve">Perceptron</w:t>
      </w:r>
      <w:r w:rsidDel="00000000" w:rsidR="00000000" w:rsidRPr="00000000">
        <w:rPr>
          <w:rtl w:val="0"/>
        </w:rPr>
        <w:t xml:space="preserve">:</w:t>
      </w:r>
    </w:p>
    <w:p w:rsidR="00000000" w:rsidDel="00000000" w:rsidP="00000000" w:rsidRDefault="00000000" w:rsidRPr="00000000" w14:paraId="00000272">
      <w:pPr>
        <w:numPr>
          <w:ilvl w:val="1"/>
          <w:numId w:val="191"/>
        </w:numPr>
        <w:ind w:left="1440" w:hanging="360"/>
        <w:rPr/>
      </w:pPr>
      <w:r w:rsidDel="00000000" w:rsidR="00000000" w:rsidRPr="00000000">
        <w:rPr>
          <w:b w:val="1"/>
          <w:rtl w:val="0"/>
        </w:rPr>
        <w:t xml:space="preserve">Single Layer Perceptron</w:t>
      </w:r>
      <w:r w:rsidDel="00000000" w:rsidR="00000000" w:rsidRPr="00000000">
        <w:rPr>
          <w:rtl w:val="0"/>
        </w:rPr>
        <w:t xml:space="preserve">: The simplest form of a neural network, which takes weighted inputs, applies a linear combination, and passes the result through an activation function.</w:t>
      </w:r>
    </w:p>
    <w:p w:rsidR="00000000" w:rsidDel="00000000" w:rsidP="00000000" w:rsidRDefault="00000000" w:rsidRPr="00000000" w14:paraId="00000273">
      <w:pPr>
        <w:numPr>
          <w:ilvl w:val="1"/>
          <w:numId w:val="191"/>
        </w:numPr>
        <w:ind w:left="1440" w:hanging="360"/>
        <w:rPr/>
      </w:pPr>
      <w:r w:rsidDel="00000000" w:rsidR="00000000" w:rsidRPr="00000000">
        <w:rPr>
          <w:b w:val="1"/>
          <w:rtl w:val="0"/>
        </w:rPr>
        <w:t xml:space="preserve">Function</w:t>
      </w:r>
      <w:r w:rsidDel="00000000" w:rsidR="00000000" w:rsidRPr="00000000">
        <w:rPr>
          <w:rtl w:val="0"/>
        </w:rPr>
        <w:t xml:space="preserve">: Computes: y=f(∑iwixi+b)y = f(\sum_{i} w_i x_i + b)y=f(i∑</w:t>
      </w:r>
      <w:r w:rsidDel="00000000" w:rsidR="00000000" w:rsidRPr="00000000">
        <w:rPr>
          <w:rFonts w:ascii="Arial" w:cs="Arial" w:eastAsia="Arial" w:hAnsi="Arial"/>
          <w:rtl w:val="0"/>
        </w:rPr>
        <w:t xml:space="preserve">​</w:t>
      </w:r>
      <w:r w:rsidDel="00000000" w:rsidR="00000000" w:rsidRPr="00000000">
        <w:rPr>
          <w:rtl w:val="0"/>
        </w:rPr>
        <w:t xml:space="preserve">wi</w:t>
      </w:r>
      <w:r w:rsidDel="00000000" w:rsidR="00000000" w:rsidRPr="00000000">
        <w:rPr>
          <w:rFonts w:ascii="Arial" w:cs="Arial" w:eastAsia="Arial" w:hAnsi="Arial"/>
          <w:rtl w:val="0"/>
        </w:rPr>
        <w:t xml:space="preserve">​</w:t>
      </w:r>
      <w:r w:rsidDel="00000000" w:rsidR="00000000" w:rsidRPr="00000000">
        <w:rPr>
          <w:rtl w:val="0"/>
        </w:rPr>
        <w:t xml:space="preserve">xi</w:t>
      </w:r>
      <w:r w:rsidDel="00000000" w:rsidR="00000000" w:rsidRPr="00000000">
        <w:rPr>
          <w:rFonts w:ascii="Arial" w:cs="Arial" w:eastAsia="Arial" w:hAnsi="Arial"/>
          <w:rtl w:val="0"/>
        </w:rPr>
        <w:t xml:space="preserve">​</w:t>
      </w:r>
      <w:r w:rsidDel="00000000" w:rsidR="00000000" w:rsidRPr="00000000">
        <w:rPr>
          <w:rtl w:val="0"/>
        </w:rPr>
        <w:t xml:space="preserve">+b) Where fff is the activation function, wiw_iwi</w:t>
      </w:r>
      <w:r w:rsidDel="00000000" w:rsidR="00000000" w:rsidRPr="00000000">
        <w:rPr>
          <w:rFonts w:ascii="Arial" w:cs="Arial" w:eastAsia="Arial" w:hAnsi="Arial"/>
          <w:rtl w:val="0"/>
        </w:rPr>
        <w:t xml:space="preserve">​</w:t>
      </w:r>
      <w:r w:rsidDel="00000000" w:rsidR="00000000" w:rsidRPr="00000000">
        <w:rPr>
          <w:rtl w:val="0"/>
        </w:rPr>
        <w:t xml:space="preserve"> are weights, and bbb is the bias.</w:t>
      </w:r>
    </w:p>
    <w:p w:rsidR="00000000" w:rsidDel="00000000" w:rsidP="00000000" w:rsidRDefault="00000000" w:rsidRPr="00000000" w14:paraId="00000274">
      <w:pPr>
        <w:numPr>
          <w:ilvl w:val="0"/>
          <w:numId w:val="191"/>
        </w:numPr>
        <w:ind w:left="720" w:hanging="360"/>
        <w:rPr/>
      </w:pPr>
      <w:r w:rsidDel="00000000" w:rsidR="00000000" w:rsidRPr="00000000">
        <w:rPr>
          <w:b w:val="1"/>
          <w:rtl w:val="0"/>
        </w:rPr>
        <w:t xml:space="preserve">Activation Functions</w:t>
      </w:r>
      <w:r w:rsidDel="00000000" w:rsidR="00000000" w:rsidRPr="00000000">
        <w:rPr>
          <w:rtl w:val="0"/>
        </w:rPr>
        <w:t xml:space="preserve">:</w:t>
      </w:r>
    </w:p>
    <w:p w:rsidR="00000000" w:rsidDel="00000000" w:rsidP="00000000" w:rsidRDefault="00000000" w:rsidRPr="00000000" w14:paraId="00000275">
      <w:pPr>
        <w:numPr>
          <w:ilvl w:val="1"/>
          <w:numId w:val="191"/>
        </w:numPr>
        <w:ind w:left="1440" w:hanging="360"/>
        <w:rPr/>
      </w:pPr>
      <w:r w:rsidDel="00000000" w:rsidR="00000000" w:rsidRPr="00000000">
        <w:rPr>
          <w:rtl w:val="0"/>
        </w:rPr>
        <w:t xml:space="preserve">Add non-linearity to the model, allowing it to learn complex patterns.</w:t>
      </w:r>
    </w:p>
    <w:p w:rsidR="00000000" w:rsidDel="00000000" w:rsidP="00000000" w:rsidRDefault="00000000" w:rsidRPr="00000000" w14:paraId="00000276">
      <w:pPr>
        <w:numPr>
          <w:ilvl w:val="1"/>
          <w:numId w:val="191"/>
        </w:numPr>
        <w:ind w:left="1440" w:hanging="360"/>
        <w:rPr/>
      </w:pPr>
      <w:r w:rsidDel="00000000" w:rsidR="00000000" w:rsidRPr="00000000">
        <w:rPr>
          <w:rtl w:val="0"/>
        </w:rPr>
        <w:t xml:space="preserve">Common types:</w:t>
      </w:r>
    </w:p>
    <w:p w:rsidR="00000000" w:rsidDel="00000000" w:rsidP="00000000" w:rsidRDefault="00000000" w:rsidRPr="00000000" w14:paraId="00000277">
      <w:pPr>
        <w:numPr>
          <w:ilvl w:val="2"/>
          <w:numId w:val="191"/>
        </w:numPr>
        <w:ind w:left="2160" w:hanging="360"/>
        <w:rPr/>
      </w:pPr>
      <w:r w:rsidDel="00000000" w:rsidR="00000000" w:rsidRPr="00000000">
        <w:rPr>
          <w:b w:val="1"/>
          <w:rtl w:val="0"/>
        </w:rPr>
        <w:t xml:space="preserve">Step Function</w:t>
      </w:r>
      <w:r w:rsidDel="00000000" w:rsidR="00000000" w:rsidRPr="00000000">
        <w:rPr>
          <w:rtl w:val="0"/>
        </w:rPr>
        <w:t xml:space="preserve">: Binary output.</w:t>
      </w:r>
    </w:p>
    <w:p w:rsidR="00000000" w:rsidDel="00000000" w:rsidP="00000000" w:rsidRDefault="00000000" w:rsidRPr="00000000" w14:paraId="00000278">
      <w:pPr>
        <w:numPr>
          <w:ilvl w:val="2"/>
          <w:numId w:val="191"/>
        </w:numPr>
        <w:ind w:left="2160" w:hanging="360"/>
        <w:rPr/>
      </w:pPr>
      <w:r w:rsidDel="00000000" w:rsidR="00000000" w:rsidRPr="00000000">
        <w:rPr>
          <w:b w:val="1"/>
          <w:rtl w:val="0"/>
        </w:rPr>
        <w:t xml:space="preserve">Sigmoid</w:t>
      </w:r>
      <w:r w:rsidDel="00000000" w:rsidR="00000000" w:rsidRPr="00000000">
        <w:rPr>
          <w:rtl w:val="0"/>
        </w:rPr>
        <w:t xml:space="preserve">: Produces probabilities.</w:t>
      </w:r>
    </w:p>
    <w:p w:rsidR="00000000" w:rsidDel="00000000" w:rsidP="00000000" w:rsidRDefault="00000000" w:rsidRPr="00000000" w14:paraId="00000279">
      <w:pPr>
        <w:numPr>
          <w:ilvl w:val="2"/>
          <w:numId w:val="191"/>
        </w:numPr>
        <w:ind w:left="2160" w:hanging="360"/>
        <w:rPr/>
      </w:pPr>
      <w:r w:rsidDel="00000000" w:rsidR="00000000" w:rsidRPr="00000000">
        <w:rPr>
          <w:b w:val="1"/>
          <w:rtl w:val="0"/>
        </w:rPr>
        <w:t xml:space="preserve">ReLU</w:t>
      </w:r>
      <w:r w:rsidDel="00000000" w:rsidR="00000000" w:rsidRPr="00000000">
        <w:rPr>
          <w:rtl w:val="0"/>
        </w:rPr>
        <w:t xml:space="preserve">: Handles vanishing gradients and enables deep layers.</w:t>
      </w:r>
    </w:p>
    <w:p w:rsidR="00000000" w:rsidDel="00000000" w:rsidP="00000000" w:rsidRDefault="00000000" w:rsidRPr="00000000" w14:paraId="0000027A">
      <w:pPr>
        <w:numPr>
          <w:ilvl w:val="2"/>
          <w:numId w:val="191"/>
        </w:numPr>
        <w:ind w:left="2160" w:hanging="360"/>
        <w:rPr/>
      </w:pPr>
      <w:r w:rsidDel="00000000" w:rsidR="00000000" w:rsidRPr="00000000">
        <w:rPr>
          <w:b w:val="1"/>
          <w:rtl w:val="0"/>
        </w:rPr>
        <w:t xml:space="preserve">Tanh</w:t>
      </w:r>
      <w:r w:rsidDel="00000000" w:rsidR="00000000" w:rsidRPr="00000000">
        <w:rPr>
          <w:rtl w:val="0"/>
        </w:rPr>
        <w:t xml:space="preserve">: Scales outputs between -1 and 1.</w:t>
      </w:r>
    </w:p>
    <w:p w:rsidR="00000000" w:rsidDel="00000000" w:rsidP="00000000" w:rsidRDefault="00000000" w:rsidRPr="00000000" w14:paraId="0000027B">
      <w:pPr>
        <w:numPr>
          <w:ilvl w:val="0"/>
          <w:numId w:val="191"/>
        </w:numPr>
        <w:ind w:left="720" w:hanging="360"/>
        <w:rPr/>
      </w:pPr>
      <w:r w:rsidDel="00000000" w:rsidR="00000000" w:rsidRPr="00000000">
        <w:rPr>
          <w:b w:val="1"/>
          <w:rtl w:val="0"/>
        </w:rPr>
        <w:t xml:space="preserve">Multi-layer Perceptrons (MLPs)</w:t>
      </w:r>
      <w:r w:rsidDel="00000000" w:rsidR="00000000" w:rsidRPr="00000000">
        <w:rPr>
          <w:rtl w:val="0"/>
        </w:rPr>
        <w:t xml:space="preserve">:</w:t>
      </w:r>
    </w:p>
    <w:p w:rsidR="00000000" w:rsidDel="00000000" w:rsidP="00000000" w:rsidRDefault="00000000" w:rsidRPr="00000000" w14:paraId="0000027C">
      <w:pPr>
        <w:numPr>
          <w:ilvl w:val="1"/>
          <w:numId w:val="191"/>
        </w:numPr>
        <w:ind w:left="1440" w:hanging="360"/>
        <w:rPr/>
      </w:pPr>
      <w:r w:rsidDel="00000000" w:rsidR="00000000" w:rsidRPr="00000000">
        <w:rPr>
          <w:rtl w:val="0"/>
        </w:rPr>
        <w:t xml:space="preserve">Combine multiple perceptrons across layers to form a network capable of solving non-linear problems.</w:t>
      </w:r>
    </w:p>
    <w:p w:rsidR="00000000" w:rsidDel="00000000" w:rsidP="00000000" w:rsidRDefault="00000000" w:rsidRPr="00000000" w14:paraId="0000027D">
      <w:pPr>
        <w:numPr>
          <w:ilvl w:val="1"/>
          <w:numId w:val="191"/>
        </w:numPr>
        <w:ind w:left="1440" w:hanging="360"/>
        <w:rPr/>
      </w:pPr>
      <w:r w:rsidDel="00000000" w:rsidR="00000000" w:rsidRPr="00000000">
        <w:rPr>
          <w:rtl w:val="0"/>
        </w:rPr>
        <w:t xml:space="preserve">Consist of:</w:t>
      </w:r>
    </w:p>
    <w:p w:rsidR="00000000" w:rsidDel="00000000" w:rsidP="00000000" w:rsidRDefault="00000000" w:rsidRPr="00000000" w14:paraId="0000027E">
      <w:pPr>
        <w:numPr>
          <w:ilvl w:val="2"/>
          <w:numId w:val="191"/>
        </w:numPr>
        <w:ind w:left="2160" w:hanging="360"/>
        <w:rPr/>
      </w:pPr>
      <w:r w:rsidDel="00000000" w:rsidR="00000000" w:rsidRPr="00000000">
        <w:rPr>
          <w:b w:val="1"/>
          <w:rtl w:val="0"/>
        </w:rPr>
        <w:t xml:space="preserve">Input Layer</w:t>
      </w:r>
      <w:r w:rsidDel="00000000" w:rsidR="00000000" w:rsidRPr="00000000">
        <w:rPr>
          <w:rtl w:val="0"/>
        </w:rPr>
        <w:t xml:space="preserve">: Receives raw data.</w:t>
      </w:r>
    </w:p>
    <w:p w:rsidR="00000000" w:rsidDel="00000000" w:rsidP="00000000" w:rsidRDefault="00000000" w:rsidRPr="00000000" w14:paraId="0000027F">
      <w:pPr>
        <w:numPr>
          <w:ilvl w:val="2"/>
          <w:numId w:val="191"/>
        </w:numPr>
        <w:ind w:left="2160" w:hanging="360"/>
        <w:rPr/>
      </w:pPr>
      <w:r w:rsidDel="00000000" w:rsidR="00000000" w:rsidRPr="00000000">
        <w:rPr>
          <w:b w:val="1"/>
          <w:rtl w:val="0"/>
        </w:rPr>
        <w:t xml:space="preserve">Hidden Layers</w:t>
      </w:r>
      <w:r w:rsidDel="00000000" w:rsidR="00000000" w:rsidRPr="00000000">
        <w:rPr>
          <w:rtl w:val="0"/>
        </w:rPr>
        <w:t xml:space="preserve">: Extract features and learn representations.</w:t>
      </w:r>
    </w:p>
    <w:p w:rsidR="00000000" w:rsidDel="00000000" w:rsidP="00000000" w:rsidRDefault="00000000" w:rsidRPr="00000000" w14:paraId="00000280">
      <w:pPr>
        <w:numPr>
          <w:ilvl w:val="2"/>
          <w:numId w:val="191"/>
        </w:numPr>
        <w:ind w:left="2160" w:hanging="360"/>
        <w:rPr/>
      </w:pPr>
      <w:r w:rsidDel="00000000" w:rsidR="00000000" w:rsidRPr="00000000">
        <w:rPr>
          <w:b w:val="1"/>
          <w:rtl w:val="0"/>
        </w:rPr>
        <w:t xml:space="preserve">Output Layer</w:t>
      </w:r>
      <w:r w:rsidDel="00000000" w:rsidR="00000000" w:rsidRPr="00000000">
        <w:rPr>
          <w:rtl w:val="0"/>
        </w:rPr>
        <w:t xml:space="preserve">: Provides predictions.</w:t>
      </w:r>
    </w:p>
    <w:p w:rsidR="00000000" w:rsidDel="00000000" w:rsidP="00000000" w:rsidRDefault="00000000" w:rsidRPr="00000000" w14:paraId="000002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2">
      <w:pPr>
        <w:rPr>
          <w:b w:val="1"/>
        </w:rPr>
      </w:pPr>
      <w:r w:rsidDel="00000000" w:rsidR="00000000" w:rsidRPr="00000000">
        <w:rPr>
          <w:b w:val="1"/>
          <w:rtl w:val="0"/>
        </w:rPr>
        <w:t xml:space="preserve">Key Interview Topics</w:t>
      </w:r>
    </w:p>
    <w:p w:rsidR="00000000" w:rsidDel="00000000" w:rsidP="00000000" w:rsidRDefault="00000000" w:rsidRPr="00000000" w14:paraId="00000283">
      <w:pPr>
        <w:numPr>
          <w:ilvl w:val="0"/>
          <w:numId w:val="192"/>
        </w:numPr>
        <w:ind w:left="720" w:hanging="360"/>
        <w:rPr/>
      </w:pPr>
      <w:r w:rsidDel="00000000" w:rsidR="00000000" w:rsidRPr="00000000">
        <w:rPr>
          <w:b w:val="1"/>
          <w:rtl w:val="0"/>
        </w:rPr>
        <w:t xml:space="preserve">Gradient Descent</w:t>
      </w:r>
      <w:r w:rsidDel="00000000" w:rsidR="00000000" w:rsidRPr="00000000">
        <w:rPr>
          <w:rtl w:val="0"/>
        </w:rPr>
        <w:t xml:space="preserve">:</w:t>
      </w:r>
    </w:p>
    <w:p w:rsidR="00000000" w:rsidDel="00000000" w:rsidP="00000000" w:rsidRDefault="00000000" w:rsidRPr="00000000" w14:paraId="00000284">
      <w:pPr>
        <w:numPr>
          <w:ilvl w:val="1"/>
          <w:numId w:val="192"/>
        </w:numPr>
        <w:ind w:left="1440" w:hanging="360"/>
        <w:rPr/>
      </w:pPr>
      <w:r w:rsidDel="00000000" w:rsidR="00000000" w:rsidRPr="00000000">
        <w:rPr>
          <w:rtl w:val="0"/>
        </w:rPr>
        <w:t xml:space="preserve">Optimization algorithm for updating weights by minimizing the loss function.</w:t>
      </w:r>
    </w:p>
    <w:p w:rsidR="00000000" w:rsidDel="00000000" w:rsidP="00000000" w:rsidRDefault="00000000" w:rsidRPr="00000000" w14:paraId="00000285">
      <w:pPr>
        <w:numPr>
          <w:ilvl w:val="1"/>
          <w:numId w:val="192"/>
        </w:numPr>
        <w:ind w:left="1440" w:hanging="360"/>
        <w:rPr/>
      </w:pPr>
      <w:r w:rsidDel="00000000" w:rsidR="00000000" w:rsidRPr="00000000">
        <w:rPr>
          <w:rtl w:val="0"/>
        </w:rPr>
        <w:t xml:space="preserve">Types: Batch, Stochastic, and Mini-batch Gradient Descent.</w:t>
      </w:r>
    </w:p>
    <w:p w:rsidR="00000000" w:rsidDel="00000000" w:rsidP="00000000" w:rsidRDefault="00000000" w:rsidRPr="00000000" w14:paraId="00000286">
      <w:pPr>
        <w:numPr>
          <w:ilvl w:val="0"/>
          <w:numId w:val="192"/>
        </w:numPr>
        <w:ind w:left="720" w:hanging="360"/>
        <w:rPr/>
      </w:pPr>
      <w:r w:rsidDel="00000000" w:rsidR="00000000" w:rsidRPr="00000000">
        <w:rPr>
          <w:b w:val="1"/>
          <w:rtl w:val="0"/>
        </w:rPr>
        <w:t xml:space="preserve">Backpropagation</w:t>
      </w:r>
      <w:r w:rsidDel="00000000" w:rsidR="00000000" w:rsidRPr="00000000">
        <w:rPr>
          <w:rtl w:val="0"/>
        </w:rPr>
        <w:t xml:space="preserve">:</w:t>
      </w:r>
    </w:p>
    <w:p w:rsidR="00000000" w:rsidDel="00000000" w:rsidP="00000000" w:rsidRDefault="00000000" w:rsidRPr="00000000" w14:paraId="00000287">
      <w:pPr>
        <w:numPr>
          <w:ilvl w:val="1"/>
          <w:numId w:val="192"/>
        </w:numPr>
        <w:ind w:left="1440" w:hanging="360"/>
        <w:rPr/>
      </w:pPr>
      <w:r w:rsidDel="00000000" w:rsidR="00000000" w:rsidRPr="00000000">
        <w:rPr>
          <w:rtl w:val="0"/>
        </w:rPr>
        <w:t xml:space="preserve">Algorithm to compute gradients for training deep networks.</w:t>
      </w:r>
    </w:p>
    <w:p w:rsidR="00000000" w:rsidDel="00000000" w:rsidP="00000000" w:rsidRDefault="00000000" w:rsidRPr="00000000" w14:paraId="00000288">
      <w:pPr>
        <w:numPr>
          <w:ilvl w:val="1"/>
          <w:numId w:val="192"/>
        </w:numPr>
        <w:ind w:left="1440" w:hanging="360"/>
        <w:rPr/>
      </w:pPr>
      <w:r w:rsidDel="00000000" w:rsidR="00000000" w:rsidRPr="00000000">
        <w:rPr>
          <w:rtl w:val="0"/>
        </w:rPr>
        <w:t xml:space="preserve">Works by propagating errors backward through the network.</w:t>
      </w:r>
    </w:p>
    <w:p w:rsidR="00000000" w:rsidDel="00000000" w:rsidP="00000000" w:rsidRDefault="00000000" w:rsidRPr="00000000" w14:paraId="00000289">
      <w:pPr>
        <w:numPr>
          <w:ilvl w:val="0"/>
          <w:numId w:val="192"/>
        </w:numPr>
        <w:ind w:left="720" w:hanging="360"/>
        <w:rPr/>
      </w:pPr>
      <w:r w:rsidDel="00000000" w:rsidR="00000000" w:rsidRPr="00000000">
        <w:rPr>
          <w:b w:val="1"/>
          <w:rtl w:val="0"/>
        </w:rPr>
        <w:t xml:space="preserve">Deep Learning vs. Traditional Machine Learning</w:t>
      </w:r>
      <w:r w:rsidDel="00000000" w:rsidR="00000000" w:rsidRPr="00000000">
        <w:rPr>
          <w:rtl w:val="0"/>
        </w:rPr>
        <w:t xml:space="preserve">:</w:t>
      </w:r>
    </w:p>
    <w:p w:rsidR="00000000" w:rsidDel="00000000" w:rsidP="00000000" w:rsidRDefault="00000000" w:rsidRPr="00000000" w14:paraId="0000028A">
      <w:pPr>
        <w:numPr>
          <w:ilvl w:val="1"/>
          <w:numId w:val="192"/>
        </w:numPr>
        <w:ind w:left="1440" w:hanging="360"/>
        <w:rPr/>
      </w:pPr>
      <w:r w:rsidDel="00000000" w:rsidR="00000000" w:rsidRPr="00000000">
        <w:rPr>
          <w:rtl w:val="0"/>
        </w:rPr>
        <w:t xml:space="preserve">Deep learning excels with large data and complex tasks (e.g., image or speech recognition).</w:t>
      </w:r>
    </w:p>
    <w:p w:rsidR="00000000" w:rsidDel="00000000" w:rsidP="00000000" w:rsidRDefault="00000000" w:rsidRPr="00000000" w14:paraId="0000028B">
      <w:pPr>
        <w:numPr>
          <w:ilvl w:val="1"/>
          <w:numId w:val="192"/>
        </w:numPr>
        <w:ind w:left="1440" w:hanging="360"/>
        <w:rPr/>
      </w:pPr>
      <w:r w:rsidDel="00000000" w:rsidR="00000000" w:rsidRPr="00000000">
        <w:rPr>
          <w:rtl w:val="0"/>
        </w:rPr>
        <w:t xml:space="preserve">Traditional models are more interpretable and work well with smaller datasets.</w:t>
      </w:r>
    </w:p>
    <w:p w:rsidR="00000000" w:rsidDel="00000000" w:rsidP="00000000" w:rsidRDefault="00000000" w:rsidRPr="00000000" w14:paraId="000002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rPr>
          <w:b w:val="1"/>
        </w:rPr>
      </w:pPr>
      <w:r w:rsidDel="00000000" w:rsidR="00000000" w:rsidRPr="00000000">
        <w:rPr>
          <w:b w:val="1"/>
          <w:rtl w:val="0"/>
        </w:rPr>
        <w:t xml:space="preserve">Applications</w:t>
      </w:r>
    </w:p>
    <w:p w:rsidR="00000000" w:rsidDel="00000000" w:rsidP="00000000" w:rsidRDefault="00000000" w:rsidRPr="00000000" w14:paraId="0000028E">
      <w:pPr>
        <w:numPr>
          <w:ilvl w:val="0"/>
          <w:numId w:val="193"/>
        </w:numPr>
        <w:ind w:left="720" w:hanging="360"/>
        <w:rPr/>
      </w:pPr>
      <w:r w:rsidDel="00000000" w:rsidR="00000000" w:rsidRPr="00000000">
        <w:rPr>
          <w:rtl w:val="0"/>
        </w:rPr>
        <w:t xml:space="preserve">Computer Vision (e.g., facial recognition, object detection).</w:t>
      </w:r>
    </w:p>
    <w:p w:rsidR="00000000" w:rsidDel="00000000" w:rsidP="00000000" w:rsidRDefault="00000000" w:rsidRPr="00000000" w14:paraId="0000028F">
      <w:pPr>
        <w:numPr>
          <w:ilvl w:val="0"/>
          <w:numId w:val="193"/>
        </w:numPr>
        <w:ind w:left="720" w:hanging="360"/>
        <w:rPr/>
      </w:pPr>
      <w:r w:rsidDel="00000000" w:rsidR="00000000" w:rsidRPr="00000000">
        <w:rPr>
          <w:rtl w:val="0"/>
        </w:rPr>
        <w:t xml:space="preserve">Natural Language Processing (e.g., language translation, chatbots).</w:t>
      </w:r>
    </w:p>
    <w:p w:rsidR="00000000" w:rsidDel="00000000" w:rsidP="00000000" w:rsidRDefault="00000000" w:rsidRPr="00000000" w14:paraId="00000290">
      <w:pPr>
        <w:numPr>
          <w:ilvl w:val="0"/>
          <w:numId w:val="193"/>
        </w:numPr>
        <w:ind w:left="720" w:hanging="360"/>
        <w:rPr/>
      </w:pPr>
      <w:r w:rsidDel="00000000" w:rsidR="00000000" w:rsidRPr="00000000">
        <w:rPr>
          <w:rtl w:val="0"/>
        </w:rPr>
        <w:t xml:space="preserve">Autonomous systems (e.g., self-driving cars).</w:t>
      </w:r>
    </w:p>
    <w:p w:rsidR="00000000" w:rsidDel="00000000" w:rsidP="00000000" w:rsidRDefault="00000000" w:rsidRPr="00000000" w14:paraId="00000291">
      <w:pPr>
        <w:rPr>
          <w:b w:val="1"/>
        </w:rPr>
      </w:pPr>
      <w:r w:rsidDel="00000000" w:rsidR="00000000" w:rsidRPr="00000000">
        <w:rPr>
          <w:b w:val="1"/>
          <w:rtl w:val="0"/>
        </w:rPr>
        <w:t xml:space="preserve">Backpropagation Overview</w:t>
      </w:r>
    </w:p>
    <w:p w:rsidR="00000000" w:rsidDel="00000000" w:rsidP="00000000" w:rsidRDefault="00000000" w:rsidRPr="00000000" w14:paraId="00000292">
      <w:pPr>
        <w:numPr>
          <w:ilvl w:val="0"/>
          <w:numId w:val="195"/>
        </w:numPr>
        <w:ind w:left="720" w:hanging="360"/>
        <w:rPr/>
      </w:pPr>
      <w:r w:rsidDel="00000000" w:rsidR="00000000" w:rsidRPr="00000000">
        <w:rPr>
          <w:b w:val="1"/>
          <w:rtl w:val="0"/>
        </w:rPr>
        <w:t xml:space="preserve">Definition</w:t>
      </w:r>
      <w:r w:rsidDel="00000000" w:rsidR="00000000" w:rsidRPr="00000000">
        <w:rPr>
          <w:rtl w:val="0"/>
        </w:rPr>
        <w:t xml:space="preserve">: Backpropagation is the process used in neural networks to update weights iteratively by calculating the gradient of the loss function with respect to the weights.</w:t>
      </w:r>
    </w:p>
    <w:p w:rsidR="00000000" w:rsidDel="00000000" w:rsidP="00000000" w:rsidRDefault="00000000" w:rsidRPr="00000000" w14:paraId="00000293">
      <w:pPr>
        <w:numPr>
          <w:ilvl w:val="0"/>
          <w:numId w:val="195"/>
        </w:numPr>
        <w:ind w:left="720" w:hanging="360"/>
        <w:rPr/>
      </w:pPr>
      <w:r w:rsidDel="00000000" w:rsidR="00000000" w:rsidRPr="00000000">
        <w:rPr>
          <w:b w:val="1"/>
          <w:rtl w:val="0"/>
        </w:rPr>
        <w:t xml:space="preserve">Goal</w:t>
      </w:r>
      <w:r w:rsidDel="00000000" w:rsidR="00000000" w:rsidRPr="00000000">
        <w:rPr>
          <w:rtl w:val="0"/>
        </w:rPr>
        <w:t xml:space="preserve">: Minimize the loss function by adjusting weights through optimization techniques like stochastic gradient descent.</w:t>
      </w:r>
    </w:p>
    <w:p w:rsidR="00000000" w:rsidDel="00000000" w:rsidP="00000000" w:rsidRDefault="00000000" w:rsidRPr="00000000" w14:paraId="000002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rPr>
          <w:b w:val="1"/>
        </w:rPr>
      </w:pPr>
      <w:r w:rsidDel="00000000" w:rsidR="00000000" w:rsidRPr="00000000">
        <w:rPr>
          <w:b w:val="1"/>
          <w:rtl w:val="0"/>
        </w:rPr>
        <w:t xml:space="preserve">How Backpropagation Works</w:t>
      </w:r>
    </w:p>
    <w:p w:rsidR="00000000" w:rsidDel="00000000" w:rsidP="00000000" w:rsidRDefault="00000000" w:rsidRPr="00000000" w14:paraId="00000296">
      <w:pPr>
        <w:numPr>
          <w:ilvl w:val="0"/>
          <w:numId w:val="196"/>
        </w:numPr>
        <w:ind w:left="720" w:hanging="360"/>
        <w:rPr/>
      </w:pPr>
      <w:r w:rsidDel="00000000" w:rsidR="00000000" w:rsidRPr="00000000">
        <w:rPr>
          <w:b w:val="1"/>
          <w:rtl w:val="0"/>
        </w:rPr>
        <w:t xml:space="preserve">Forward Pass</w:t>
      </w:r>
      <w:r w:rsidDel="00000000" w:rsidR="00000000" w:rsidRPr="00000000">
        <w:rPr>
          <w:rtl w:val="0"/>
        </w:rPr>
        <w:t xml:space="preserve">:</w:t>
      </w:r>
    </w:p>
    <w:p w:rsidR="00000000" w:rsidDel="00000000" w:rsidP="00000000" w:rsidRDefault="00000000" w:rsidRPr="00000000" w14:paraId="00000297">
      <w:pPr>
        <w:numPr>
          <w:ilvl w:val="1"/>
          <w:numId w:val="196"/>
        </w:numPr>
        <w:ind w:left="1440" w:hanging="360"/>
        <w:rPr/>
      </w:pPr>
      <w:r w:rsidDel="00000000" w:rsidR="00000000" w:rsidRPr="00000000">
        <w:rPr>
          <w:rtl w:val="0"/>
        </w:rPr>
        <w:t xml:space="preserve">The input data is passed through the network to compute the predicted output zzz.</w:t>
      </w:r>
    </w:p>
    <w:p w:rsidR="00000000" w:rsidDel="00000000" w:rsidP="00000000" w:rsidRDefault="00000000" w:rsidRPr="00000000" w14:paraId="00000298">
      <w:pPr>
        <w:numPr>
          <w:ilvl w:val="0"/>
          <w:numId w:val="196"/>
        </w:numPr>
        <w:ind w:left="720" w:hanging="360"/>
        <w:rPr/>
      </w:pPr>
      <w:r w:rsidDel="00000000" w:rsidR="00000000" w:rsidRPr="00000000">
        <w:rPr>
          <w:b w:val="1"/>
          <w:rtl w:val="0"/>
        </w:rPr>
        <w:t xml:space="preserve">Loss Calculation</w:t>
      </w:r>
      <w:r w:rsidDel="00000000" w:rsidR="00000000" w:rsidRPr="00000000">
        <w:rPr>
          <w:rtl w:val="0"/>
        </w:rPr>
        <w:t xml:space="preserve">:</w:t>
      </w:r>
    </w:p>
    <w:p w:rsidR="00000000" w:rsidDel="00000000" w:rsidP="00000000" w:rsidRDefault="00000000" w:rsidRPr="00000000" w14:paraId="00000299">
      <w:pPr>
        <w:numPr>
          <w:ilvl w:val="1"/>
          <w:numId w:val="196"/>
        </w:numPr>
        <w:ind w:left="1440" w:hanging="360"/>
        <w:rPr/>
      </w:pPr>
      <w:r w:rsidDel="00000000" w:rsidR="00000000" w:rsidRPr="00000000">
        <w:rPr>
          <w:rtl w:val="0"/>
        </w:rPr>
        <w:t xml:space="preserve">The difference between the predicted output and the actual target yyy is computed using a loss function (L(z,y)L(z, y)L(z,y)).</w:t>
      </w:r>
    </w:p>
    <w:p w:rsidR="00000000" w:rsidDel="00000000" w:rsidP="00000000" w:rsidRDefault="00000000" w:rsidRPr="00000000" w14:paraId="0000029A">
      <w:pPr>
        <w:numPr>
          <w:ilvl w:val="0"/>
          <w:numId w:val="196"/>
        </w:numPr>
        <w:ind w:left="720" w:hanging="360"/>
        <w:rPr/>
      </w:pPr>
      <w:r w:rsidDel="00000000" w:rsidR="00000000" w:rsidRPr="00000000">
        <w:rPr>
          <w:b w:val="1"/>
          <w:rtl w:val="0"/>
        </w:rPr>
        <w:t xml:space="preserve">Backward Pass</w:t>
      </w:r>
      <w:r w:rsidDel="00000000" w:rsidR="00000000" w:rsidRPr="00000000">
        <w:rPr>
          <w:rtl w:val="0"/>
        </w:rPr>
        <w:t xml:space="preserve">:</w:t>
      </w:r>
    </w:p>
    <w:p w:rsidR="00000000" w:rsidDel="00000000" w:rsidP="00000000" w:rsidRDefault="00000000" w:rsidRPr="00000000" w14:paraId="0000029B">
      <w:pPr>
        <w:numPr>
          <w:ilvl w:val="1"/>
          <w:numId w:val="196"/>
        </w:numPr>
        <w:ind w:left="1440" w:hanging="360"/>
        <w:rPr/>
      </w:pPr>
      <w:r w:rsidDel="00000000" w:rsidR="00000000" w:rsidRPr="00000000">
        <w:rPr>
          <w:rtl w:val="0"/>
        </w:rPr>
        <w:t xml:space="preserve">Gradients of the loss with respect to the weights (www) are calculated using the chain rule: ∂L(z,y)∂w=∂L(z,y)∂x</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x</w:t>
      </w:r>
      <w:r w:rsidDel="00000000" w:rsidR="00000000" w:rsidRPr="00000000">
        <w:rPr>
          <w:rFonts w:ascii="Aptos" w:cs="Aptos" w:eastAsia="Aptos" w:hAnsi="Aptos"/>
          <w:rtl w:val="0"/>
        </w:rPr>
        <w:t xml:space="preserve">∂</w:t>
      </w:r>
      <w:r w:rsidDel="00000000" w:rsidR="00000000" w:rsidRPr="00000000">
        <w:rPr>
          <w:rtl w:val="0"/>
        </w:rPr>
        <w:t xml:space="preserve">z</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z</w:t>
      </w:r>
      <w:r w:rsidDel="00000000" w:rsidR="00000000" w:rsidRPr="00000000">
        <w:rPr>
          <w:rFonts w:ascii="Aptos" w:cs="Aptos" w:eastAsia="Aptos" w:hAnsi="Aptos"/>
          <w:rtl w:val="0"/>
        </w:rPr>
        <w:t xml:space="preserve">∂</w:t>
      </w:r>
      <w:r w:rsidDel="00000000" w:rsidR="00000000" w:rsidRPr="00000000">
        <w:rPr>
          <w:rtl w:val="0"/>
        </w:rPr>
        <w:t xml:space="preserve">w\frac{\partial L(z, y)}{\partial w} = \frac{\partial L(z, y)}{\partial x} \cdot \frac{\partial x}{\partial z} \cdot \frac{\partial z}{\partial w}∂w∂L(z,y)</w:t>
      </w:r>
      <w:r w:rsidDel="00000000" w:rsidR="00000000" w:rsidRPr="00000000">
        <w:rPr>
          <w:rFonts w:ascii="Arial" w:cs="Arial" w:eastAsia="Arial" w:hAnsi="Arial"/>
          <w:rtl w:val="0"/>
        </w:rPr>
        <w:t xml:space="preserve">​</w:t>
      </w:r>
      <w:r w:rsidDel="00000000" w:rsidR="00000000" w:rsidRPr="00000000">
        <w:rPr>
          <w:rtl w:val="0"/>
        </w:rPr>
        <w:t xml:space="preserve">=∂x∂L(z,y)</w:t>
      </w:r>
      <w:r w:rsidDel="00000000" w:rsidR="00000000" w:rsidRPr="00000000">
        <w:rPr>
          <w:rFonts w:ascii="Arial" w:cs="Arial" w:eastAsia="Arial" w:hAnsi="Arial"/>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∂z∂x</w:t>
      </w:r>
      <w:r w:rsidDel="00000000" w:rsidR="00000000" w:rsidRPr="00000000">
        <w:rPr>
          <w:rFonts w:ascii="Arial" w:cs="Arial" w:eastAsia="Arial" w:hAnsi="Arial"/>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∂w∂z</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29C">
      <w:pPr>
        <w:numPr>
          <w:ilvl w:val="0"/>
          <w:numId w:val="196"/>
        </w:numPr>
        <w:ind w:left="720" w:hanging="360"/>
        <w:rPr/>
      </w:pPr>
      <w:r w:rsidDel="00000000" w:rsidR="00000000" w:rsidRPr="00000000">
        <w:rPr>
          <w:b w:val="1"/>
          <w:rtl w:val="0"/>
        </w:rPr>
        <w:t xml:space="preserve">Weight Update</w:t>
      </w:r>
      <w:r w:rsidDel="00000000" w:rsidR="00000000" w:rsidRPr="00000000">
        <w:rPr>
          <w:rtl w:val="0"/>
        </w:rPr>
        <w:t xml:space="preserve">:</w:t>
      </w:r>
    </w:p>
    <w:p w:rsidR="00000000" w:rsidDel="00000000" w:rsidP="00000000" w:rsidRDefault="00000000" w:rsidRPr="00000000" w14:paraId="0000029D">
      <w:pPr>
        <w:numPr>
          <w:ilvl w:val="1"/>
          <w:numId w:val="196"/>
        </w:numPr>
        <w:ind w:left="1440" w:hanging="360"/>
        <w:rPr/>
      </w:pPr>
      <w:r w:rsidDel="00000000" w:rsidR="00000000" w:rsidRPr="00000000">
        <w:rPr>
          <w:rtl w:val="0"/>
        </w:rPr>
        <w:t xml:space="preserve">Weights are updated using: w=w−α∂L(z,y)∂ww = w - \alpha \frac{\partial L(z, y)}{\partial w}w=w−α∂w∂L(z,y)</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29E">
      <w:pPr>
        <w:numPr>
          <w:ilvl w:val="1"/>
          <w:numId w:val="196"/>
        </w:numPr>
        <w:ind w:left="1440" w:hanging="360"/>
        <w:rPr/>
      </w:pPr>
      <w:r w:rsidDel="00000000" w:rsidR="00000000" w:rsidRPr="00000000">
        <w:rPr>
          <w:rtl w:val="0"/>
        </w:rPr>
        <w:t xml:space="preserve">α\alphaα is the </w:t>
      </w:r>
      <w:r w:rsidDel="00000000" w:rsidR="00000000" w:rsidRPr="00000000">
        <w:rPr>
          <w:b w:val="1"/>
          <w:rtl w:val="0"/>
        </w:rPr>
        <w:t xml:space="preserve">learning rate</w:t>
      </w:r>
      <w:r w:rsidDel="00000000" w:rsidR="00000000" w:rsidRPr="00000000">
        <w:rPr>
          <w:rtl w:val="0"/>
        </w:rPr>
        <w:t xml:space="preserve">, which controls the step size of updates.</w:t>
      </w:r>
    </w:p>
    <w:p w:rsidR="00000000" w:rsidDel="00000000" w:rsidP="00000000" w:rsidRDefault="00000000" w:rsidRPr="00000000" w14:paraId="000002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0">
      <w:pPr>
        <w:rPr>
          <w:b w:val="1"/>
        </w:rPr>
      </w:pPr>
      <w:r w:rsidDel="00000000" w:rsidR="00000000" w:rsidRPr="00000000">
        <w:rPr>
          <w:b w:val="1"/>
          <w:rtl w:val="0"/>
        </w:rPr>
        <w:t xml:space="preserve">Loss Functions</w:t>
      </w:r>
    </w:p>
    <w:p w:rsidR="00000000" w:rsidDel="00000000" w:rsidP="00000000" w:rsidRDefault="00000000" w:rsidRPr="00000000" w14:paraId="000002A1">
      <w:pPr>
        <w:numPr>
          <w:ilvl w:val="0"/>
          <w:numId w:val="197"/>
        </w:numPr>
        <w:ind w:left="720" w:hanging="360"/>
        <w:rPr/>
      </w:pPr>
      <w:r w:rsidDel="00000000" w:rsidR="00000000" w:rsidRPr="00000000">
        <w:rPr>
          <w:b w:val="1"/>
          <w:rtl w:val="0"/>
        </w:rPr>
        <w:t xml:space="preserve">Regression</w:t>
      </w:r>
      <w:r w:rsidDel="00000000" w:rsidR="00000000" w:rsidRPr="00000000">
        <w:rPr>
          <w:rtl w:val="0"/>
        </w:rPr>
        <w:t xml:space="preserve">:</w:t>
      </w:r>
    </w:p>
    <w:p w:rsidR="00000000" w:rsidDel="00000000" w:rsidP="00000000" w:rsidRDefault="00000000" w:rsidRPr="00000000" w14:paraId="000002A2">
      <w:pPr>
        <w:numPr>
          <w:ilvl w:val="1"/>
          <w:numId w:val="197"/>
        </w:numPr>
        <w:ind w:left="1440" w:hanging="360"/>
        <w:rPr/>
      </w:pPr>
      <w:r w:rsidDel="00000000" w:rsidR="00000000" w:rsidRPr="00000000">
        <w:rPr>
          <w:rtl w:val="0"/>
        </w:rPr>
        <w:t xml:space="preserve">Mean Squared Error (MSE) is commonly used.</w:t>
      </w:r>
    </w:p>
    <w:p w:rsidR="00000000" w:rsidDel="00000000" w:rsidP="00000000" w:rsidRDefault="00000000" w:rsidRPr="00000000" w14:paraId="000002A3">
      <w:pPr>
        <w:numPr>
          <w:ilvl w:val="0"/>
          <w:numId w:val="197"/>
        </w:numPr>
        <w:ind w:left="720" w:hanging="360"/>
        <w:rPr/>
      </w:pPr>
      <w:r w:rsidDel="00000000" w:rsidR="00000000" w:rsidRPr="00000000">
        <w:rPr>
          <w:b w:val="1"/>
          <w:rtl w:val="0"/>
        </w:rPr>
        <w:t xml:space="preserve">Classification</w:t>
      </w:r>
      <w:r w:rsidDel="00000000" w:rsidR="00000000" w:rsidRPr="00000000">
        <w:rPr>
          <w:rtl w:val="0"/>
        </w:rPr>
        <w:t xml:space="preserve">:</w:t>
      </w:r>
    </w:p>
    <w:p w:rsidR="00000000" w:rsidDel="00000000" w:rsidP="00000000" w:rsidRDefault="00000000" w:rsidRPr="00000000" w14:paraId="000002A4">
      <w:pPr>
        <w:numPr>
          <w:ilvl w:val="1"/>
          <w:numId w:val="197"/>
        </w:numPr>
        <w:ind w:left="1440" w:hanging="360"/>
        <w:rPr/>
      </w:pPr>
      <w:r w:rsidDel="00000000" w:rsidR="00000000" w:rsidRPr="00000000">
        <w:rPr>
          <w:rtl w:val="0"/>
        </w:rPr>
        <w:t xml:space="preserve">Cross-entropy loss is standard for multi-class problems.</w:t>
      </w:r>
    </w:p>
    <w:p w:rsidR="00000000" w:rsidDel="00000000" w:rsidP="00000000" w:rsidRDefault="00000000" w:rsidRPr="00000000" w14:paraId="000002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6">
      <w:pPr>
        <w:rPr>
          <w:b w:val="1"/>
        </w:rPr>
      </w:pPr>
      <w:r w:rsidDel="00000000" w:rsidR="00000000" w:rsidRPr="00000000">
        <w:rPr>
          <w:b w:val="1"/>
          <w:rtl w:val="0"/>
        </w:rPr>
        <w:t xml:space="preserve">Hyperparameters to Understand</w:t>
      </w:r>
    </w:p>
    <w:p w:rsidR="00000000" w:rsidDel="00000000" w:rsidP="00000000" w:rsidRDefault="00000000" w:rsidRPr="00000000" w14:paraId="000002A7">
      <w:pPr>
        <w:numPr>
          <w:ilvl w:val="0"/>
          <w:numId w:val="198"/>
        </w:numPr>
        <w:ind w:left="720" w:hanging="360"/>
        <w:rPr/>
      </w:pPr>
      <w:r w:rsidDel="00000000" w:rsidR="00000000" w:rsidRPr="00000000">
        <w:rPr>
          <w:b w:val="1"/>
          <w:rtl w:val="0"/>
        </w:rPr>
        <w:t xml:space="preserve">Learning Rate (α\alphaα)</w:t>
      </w:r>
      <w:r w:rsidDel="00000000" w:rsidR="00000000" w:rsidRPr="00000000">
        <w:rPr>
          <w:rtl w:val="0"/>
        </w:rPr>
        <w:t xml:space="preserve">:</w:t>
      </w:r>
    </w:p>
    <w:p w:rsidR="00000000" w:rsidDel="00000000" w:rsidP="00000000" w:rsidRDefault="00000000" w:rsidRPr="00000000" w14:paraId="000002A8">
      <w:pPr>
        <w:numPr>
          <w:ilvl w:val="1"/>
          <w:numId w:val="198"/>
        </w:numPr>
        <w:ind w:left="1440" w:hanging="360"/>
        <w:rPr/>
      </w:pPr>
      <w:r w:rsidDel="00000000" w:rsidR="00000000" w:rsidRPr="00000000">
        <w:rPr>
          <w:b w:val="1"/>
          <w:rtl w:val="0"/>
        </w:rPr>
        <w:t xml:space="preserve">Too Small</w:t>
      </w:r>
      <w:r w:rsidDel="00000000" w:rsidR="00000000" w:rsidRPr="00000000">
        <w:rPr>
          <w:rtl w:val="0"/>
        </w:rPr>
        <w:t xml:space="preserve">: Slow convergence.</w:t>
      </w:r>
    </w:p>
    <w:p w:rsidR="00000000" w:rsidDel="00000000" w:rsidP="00000000" w:rsidRDefault="00000000" w:rsidRPr="00000000" w14:paraId="000002A9">
      <w:pPr>
        <w:numPr>
          <w:ilvl w:val="1"/>
          <w:numId w:val="198"/>
        </w:numPr>
        <w:ind w:left="1440" w:hanging="360"/>
        <w:rPr/>
      </w:pPr>
      <w:r w:rsidDel="00000000" w:rsidR="00000000" w:rsidRPr="00000000">
        <w:rPr>
          <w:b w:val="1"/>
          <w:rtl w:val="0"/>
        </w:rPr>
        <w:t xml:space="preserve">Too Large</w:t>
      </w:r>
      <w:r w:rsidDel="00000000" w:rsidR="00000000" w:rsidRPr="00000000">
        <w:rPr>
          <w:rtl w:val="0"/>
        </w:rPr>
        <w:t xml:space="preserve">: Overshooting or suboptimal convergence.</w:t>
      </w:r>
    </w:p>
    <w:p w:rsidR="00000000" w:rsidDel="00000000" w:rsidP="00000000" w:rsidRDefault="00000000" w:rsidRPr="00000000" w14:paraId="000002AA">
      <w:pPr>
        <w:numPr>
          <w:ilvl w:val="0"/>
          <w:numId w:val="198"/>
        </w:numPr>
        <w:ind w:left="720" w:hanging="360"/>
        <w:rPr/>
      </w:pPr>
      <w:r w:rsidDel="00000000" w:rsidR="00000000" w:rsidRPr="00000000">
        <w:rPr>
          <w:b w:val="1"/>
          <w:rtl w:val="0"/>
        </w:rPr>
        <w:t xml:space="preserve">Other Hyperparameters</w:t>
      </w:r>
      <w:r w:rsidDel="00000000" w:rsidR="00000000" w:rsidRPr="00000000">
        <w:rPr>
          <w:rtl w:val="0"/>
        </w:rPr>
        <w:t xml:space="preserve">:</w:t>
      </w:r>
    </w:p>
    <w:p w:rsidR="00000000" w:rsidDel="00000000" w:rsidP="00000000" w:rsidRDefault="00000000" w:rsidRPr="00000000" w14:paraId="000002AB">
      <w:pPr>
        <w:numPr>
          <w:ilvl w:val="1"/>
          <w:numId w:val="198"/>
        </w:numPr>
        <w:ind w:left="1440" w:hanging="360"/>
        <w:rPr/>
      </w:pPr>
      <w:r w:rsidDel="00000000" w:rsidR="00000000" w:rsidRPr="00000000">
        <w:rPr>
          <w:rtl w:val="0"/>
        </w:rPr>
        <w:t xml:space="preserve">Number of hidden layers.</w:t>
      </w:r>
    </w:p>
    <w:p w:rsidR="00000000" w:rsidDel="00000000" w:rsidP="00000000" w:rsidRDefault="00000000" w:rsidRPr="00000000" w14:paraId="000002AC">
      <w:pPr>
        <w:numPr>
          <w:ilvl w:val="1"/>
          <w:numId w:val="198"/>
        </w:numPr>
        <w:ind w:left="1440" w:hanging="360"/>
        <w:rPr/>
      </w:pPr>
      <w:r w:rsidDel="00000000" w:rsidR="00000000" w:rsidRPr="00000000">
        <w:rPr>
          <w:rtl w:val="0"/>
        </w:rPr>
        <w:t xml:space="preserve">Activation functions (e.g., ReLU, Sigmoid).</w:t>
      </w:r>
    </w:p>
    <w:p w:rsidR="00000000" w:rsidDel="00000000" w:rsidP="00000000" w:rsidRDefault="00000000" w:rsidRPr="00000000" w14:paraId="000002AD">
      <w:pPr>
        <w:numPr>
          <w:ilvl w:val="1"/>
          <w:numId w:val="198"/>
        </w:numPr>
        <w:ind w:left="1440" w:hanging="360"/>
        <w:rPr/>
      </w:pPr>
      <w:r w:rsidDel="00000000" w:rsidR="00000000" w:rsidRPr="00000000">
        <w:rPr>
          <w:rtl w:val="0"/>
        </w:rPr>
        <w:t xml:space="preserve">Batch size: Impacts computational efficiency and convergence stability.</w:t>
      </w:r>
    </w:p>
    <w:p w:rsidR="00000000" w:rsidDel="00000000" w:rsidP="00000000" w:rsidRDefault="00000000" w:rsidRPr="00000000" w14:paraId="000002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F">
      <w:pPr>
        <w:rPr>
          <w:b w:val="1"/>
        </w:rPr>
      </w:pPr>
      <w:r w:rsidDel="00000000" w:rsidR="00000000" w:rsidRPr="00000000">
        <w:rPr>
          <w:b w:val="1"/>
          <w:rtl w:val="0"/>
        </w:rPr>
        <w:t xml:space="preserve">Key Interview Points</w:t>
      </w:r>
    </w:p>
    <w:p w:rsidR="00000000" w:rsidDel="00000000" w:rsidP="00000000" w:rsidRDefault="00000000" w:rsidRPr="00000000" w14:paraId="000002B0">
      <w:pPr>
        <w:numPr>
          <w:ilvl w:val="0"/>
          <w:numId w:val="199"/>
        </w:numPr>
        <w:ind w:left="720" w:hanging="360"/>
        <w:rPr/>
      </w:pPr>
      <w:r w:rsidDel="00000000" w:rsidR="00000000" w:rsidRPr="00000000">
        <w:rPr>
          <w:b w:val="1"/>
          <w:rtl w:val="0"/>
        </w:rPr>
        <w:t xml:space="preserve">Explain the process</w:t>
      </w:r>
      <w:r w:rsidDel="00000000" w:rsidR="00000000" w:rsidRPr="00000000">
        <w:rPr>
          <w:rtl w:val="0"/>
        </w:rPr>
        <w:t xml:space="preserve"> of backpropagation using gradient descent.</w:t>
      </w:r>
    </w:p>
    <w:p w:rsidR="00000000" w:rsidDel="00000000" w:rsidP="00000000" w:rsidRDefault="00000000" w:rsidRPr="00000000" w14:paraId="000002B1">
      <w:pPr>
        <w:numPr>
          <w:ilvl w:val="0"/>
          <w:numId w:val="199"/>
        </w:numPr>
        <w:ind w:left="720" w:hanging="360"/>
        <w:rPr/>
      </w:pPr>
      <w:r w:rsidDel="00000000" w:rsidR="00000000" w:rsidRPr="00000000">
        <w:rPr>
          <w:b w:val="1"/>
          <w:rtl w:val="0"/>
        </w:rPr>
        <w:t xml:space="preserve">Common Questions</w:t>
      </w:r>
      <w:r w:rsidDel="00000000" w:rsidR="00000000" w:rsidRPr="00000000">
        <w:rPr>
          <w:rtl w:val="0"/>
        </w:rPr>
        <w:t xml:space="preserve">:</w:t>
      </w:r>
    </w:p>
    <w:p w:rsidR="00000000" w:rsidDel="00000000" w:rsidP="00000000" w:rsidRDefault="00000000" w:rsidRPr="00000000" w14:paraId="000002B2">
      <w:pPr>
        <w:numPr>
          <w:ilvl w:val="1"/>
          <w:numId w:val="199"/>
        </w:numPr>
        <w:ind w:left="1440" w:hanging="360"/>
        <w:rPr/>
      </w:pPr>
      <w:r w:rsidDel="00000000" w:rsidR="00000000" w:rsidRPr="00000000">
        <w:rPr>
          <w:rtl w:val="0"/>
        </w:rPr>
        <w:t xml:space="preserve">How hyperparameters like learning rate or batch size affect training.</w:t>
      </w:r>
    </w:p>
    <w:p w:rsidR="00000000" w:rsidDel="00000000" w:rsidP="00000000" w:rsidRDefault="00000000" w:rsidRPr="00000000" w14:paraId="000002B3">
      <w:pPr>
        <w:numPr>
          <w:ilvl w:val="1"/>
          <w:numId w:val="199"/>
        </w:numPr>
        <w:ind w:left="1440" w:hanging="360"/>
        <w:rPr/>
      </w:pPr>
      <w:r w:rsidDel="00000000" w:rsidR="00000000" w:rsidRPr="00000000">
        <w:rPr>
          <w:rtl w:val="0"/>
        </w:rPr>
        <w:t xml:space="preserve">The mathematical foundation of weight updates.</w:t>
      </w:r>
    </w:p>
    <w:p w:rsidR="00000000" w:rsidDel="00000000" w:rsidP="00000000" w:rsidRDefault="00000000" w:rsidRPr="00000000" w14:paraId="000002B4">
      <w:pPr>
        <w:numPr>
          <w:ilvl w:val="0"/>
          <w:numId w:val="199"/>
        </w:numPr>
        <w:ind w:left="720" w:hanging="360"/>
        <w:rPr/>
      </w:pPr>
      <w:r w:rsidDel="00000000" w:rsidR="00000000" w:rsidRPr="00000000">
        <w:rPr>
          <w:b w:val="1"/>
          <w:rtl w:val="0"/>
        </w:rPr>
        <w:t xml:space="preserve">Tip</w:t>
      </w:r>
      <w:r w:rsidDel="00000000" w:rsidR="00000000" w:rsidRPr="00000000">
        <w:rPr>
          <w:rtl w:val="0"/>
        </w:rPr>
        <w:t xml:space="preserve">: Be prepared to whiteboard explanations of backpropagation for simple models like linear regression or logistic regression.</w:t>
      </w:r>
    </w:p>
    <w:p w:rsidR="00000000" w:rsidDel="00000000" w:rsidP="00000000" w:rsidRDefault="00000000" w:rsidRPr="00000000" w14:paraId="000002B5">
      <w:pPr>
        <w:rPr>
          <w:b w:val="1"/>
        </w:rPr>
      </w:pPr>
      <w:r w:rsidDel="00000000" w:rsidR="00000000" w:rsidRPr="00000000">
        <w:rPr>
          <w:b w:val="1"/>
          <w:rtl w:val="0"/>
        </w:rPr>
        <w:t xml:space="preserve">Key Challenges in Training Neural Networks</w:t>
      </w:r>
    </w:p>
    <w:p w:rsidR="00000000" w:rsidDel="00000000" w:rsidP="00000000" w:rsidRDefault="00000000" w:rsidRPr="00000000" w14:paraId="000002B6">
      <w:pPr>
        <w:numPr>
          <w:ilvl w:val="0"/>
          <w:numId w:val="200"/>
        </w:numPr>
        <w:ind w:left="720" w:hanging="360"/>
        <w:rPr/>
      </w:pPr>
      <w:r w:rsidDel="00000000" w:rsidR="00000000" w:rsidRPr="00000000">
        <w:rPr>
          <w:b w:val="1"/>
          <w:rtl w:val="0"/>
        </w:rPr>
        <w:t xml:space="preserve">Vanishing Gradients</w:t>
      </w:r>
      <w:r w:rsidDel="00000000" w:rsidR="00000000" w:rsidRPr="00000000">
        <w:rPr>
          <w:rtl w:val="0"/>
        </w:rPr>
        <w:t xml:space="preserve">:</w:t>
      </w:r>
    </w:p>
    <w:p w:rsidR="00000000" w:rsidDel="00000000" w:rsidP="00000000" w:rsidRDefault="00000000" w:rsidRPr="00000000" w14:paraId="000002B7">
      <w:pPr>
        <w:numPr>
          <w:ilvl w:val="1"/>
          <w:numId w:val="200"/>
        </w:numPr>
        <w:ind w:left="1440" w:hanging="360"/>
        <w:rPr/>
      </w:pPr>
      <w:r w:rsidDel="00000000" w:rsidR="00000000" w:rsidRPr="00000000">
        <w:rPr>
          <w:rtl w:val="0"/>
        </w:rPr>
        <w:t xml:space="preserve">Gradients become very small in deep networks, particularly when traditional activation functions like hyperbolic tangent are used, leading to minimal weight updates.</w:t>
      </w:r>
    </w:p>
    <w:p w:rsidR="00000000" w:rsidDel="00000000" w:rsidP="00000000" w:rsidRDefault="00000000" w:rsidRPr="00000000" w14:paraId="000002B8">
      <w:pPr>
        <w:numPr>
          <w:ilvl w:val="1"/>
          <w:numId w:val="200"/>
        </w:numPr>
        <w:ind w:left="1440" w:hanging="360"/>
        <w:rPr/>
      </w:pPr>
      <w:r w:rsidDel="00000000" w:rsidR="00000000" w:rsidRPr="00000000">
        <w:rPr>
          <w:rtl w:val="0"/>
        </w:rPr>
        <w:t xml:space="preserve">This happens because gradients are multiplied across layers using the chain rule, reducing them exponentially.</w:t>
      </w:r>
    </w:p>
    <w:p w:rsidR="00000000" w:rsidDel="00000000" w:rsidP="00000000" w:rsidRDefault="00000000" w:rsidRPr="00000000" w14:paraId="000002B9">
      <w:pPr>
        <w:numPr>
          <w:ilvl w:val="0"/>
          <w:numId w:val="200"/>
        </w:numPr>
        <w:ind w:left="720" w:hanging="360"/>
        <w:rPr/>
      </w:pPr>
      <w:r w:rsidDel="00000000" w:rsidR="00000000" w:rsidRPr="00000000">
        <w:rPr>
          <w:b w:val="1"/>
          <w:rtl w:val="0"/>
        </w:rPr>
        <w:t xml:space="preserve">Exploding Gradients</w:t>
      </w:r>
      <w:r w:rsidDel="00000000" w:rsidR="00000000" w:rsidRPr="00000000">
        <w:rPr>
          <w:rtl w:val="0"/>
        </w:rPr>
        <w:t xml:space="preserve">:</w:t>
      </w:r>
    </w:p>
    <w:p w:rsidR="00000000" w:rsidDel="00000000" w:rsidP="00000000" w:rsidRDefault="00000000" w:rsidRPr="00000000" w14:paraId="000002BA">
      <w:pPr>
        <w:numPr>
          <w:ilvl w:val="1"/>
          <w:numId w:val="200"/>
        </w:numPr>
        <w:ind w:left="1440" w:hanging="360"/>
        <w:rPr/>
      </w:pPr>
      <w:r w:rsidDel="00000000" w:rsidR="00000000" w:rsidRPr="00000000">
        <w:rPr>
          <w:rtl w:val="0"/>
        </w:rPr>
        <w:t xml:space="preserve">Gradients become excessively large, destabilizing the training process.</w:t>
      </w:r>
    </w:p>
    <w:p w:rsidR="00000000" w:rsidDel="00000000" w:rsidP="00000000" w:rsidRDefault="00000000" w:rsidRPr="00000000" w14:paraId="000002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rPr>
          <w:b w:val="1"/>
        </w:rPr>
      </w:pPr>
      <w:r w:rsidDel="00000000" w:rsidR="00000000" w:rsidRPr="00000000">
        <w:rPr>
          <w:b w:val="1"/>
          <w:rtl w:val="0"/>
        </w:rPr>
        <w:t xml:space="preserve">Solutions to Gradient Issues</w:t>
      </w:r>
    </w:p>
    <w:p w:rsidR="00000000" w:rsidDel="00000000" w:rsidP="00000000" w:rsidRDefault="00000000" w:rsidRPr="00000000" w14:paraId="000002BD">
      <w:pPr>
        <w:numPr>
          <w:ilvl w:val="0"/>
          <w:numId w:val="201"/>
        </w:numPr>
        <w:ind w:left="720" w:hanging="360"/>
        <w:rPr/>
      </w:pPr>
      <w:r w:rsidDel="00000000" w:rsidR="00000000" w:rsidRPr="00000000">
        <w:rPr>
          <w:b w:val="1"/>
          <w:rtl w:val="0"/>
        </w:rPr>
        <w:t xml:space="preserve">Advanced Architectures</w:t>
      </w:r>
      <w:r w:rsidDel="00000000" w:rsidR="00000000" w:rsidRPr="00000000">
        <w:rPr>
          <w:rtl w:val="0"/>
        </w:rPr>
        <w:t xml:space="preserve">:</w:t>
      </w:r>
    </w:p>
    <w:p w:rsidR="00000000" w:rsidDel="00000000" w:rsidP="00000000" w:rsidRDefault="00000000" w:rsidRPr="00000000" w14:paraId="000002BE">
      <w:pPr>
        <w:numPr>
          <w:ilvl w:val="1"/>
          <w:numId w:val="201"/>
        </w:numPr>
        <w:ind w:left="1440" w:hanging="360"/>
        <w:rPr/>
      </w:pPr>
      <w:r w:rsidDel="00000000" w:rsidR="00000000" w:rsidRPr="00000000">
        <w:rPr>
          <w:b w:val="1"/>
          <w:rtl w:val="0"/>
        </w:rPr>
        <w:t xml:space="preserve">Residual Networks (ResNets)</w:t>
      </w:r>
      <w:r w:rsidDel="00000000" w:rsidR="00000000" w:rsidRPr="00000000">
        <w:rPr>
          <w:rtl w:val="0"/>
        </w:rPr>
        <w:t xml:space="preserve">: Allow gradients to flow directly to earlier layers without excessive multiplication.</w:t>
      </w:r>
    </w:p>
    <w:p w:rsidR="00000000" w:rsidDel="00000000" w:rsidP="00000000" w:rsidRDefault="00000000" w:rsidRPr="00000000" w14:paraId="000002BF">
      <w:pPr>
        <w:numPr>
          <w:ilvl w:val="1"/>
          <w:numId w:val="201"/>
        </w:numPr>
        <w:ind w:left="1440" w:hanging="360"/>
        <w:rPr/>
      </w:pPr>
      <w:r w:rsidDel="00000000" w:rsidR="00000000" w:rsidRPr="00000000">
        <w:rPr>
          <w:b w:val="1"/>
          <w:rtl w:val="0"/>
        </w:rPr>
        <w:t xml:space="preserve">LSTMs</w:t>
      </w:r>
      <w:r w:rsidDel="00000000" w:rsidR="00000000" w:rsidRPr="00000000">
        <w:rPr>
          <w:rtl w:val="0"/>
        </w:rPr>
        <w:t xml:space="preserve">: Handle long-term dependencies by addressing gradient issues.</w:t>
      </w:r>
    </w:p>
    <w:p w:rsidR="00000000" w:rsidDel="00000000" w:rsidP="00000000" w:rsidRDefault="00000000" w:rsidRPr="00000000" w14:paraId="000002C0">
      <w:pPr>
        <w:numPr>
          <w:ilvl w:val="0"/>
          <w:numId w:val="201"/>
        </w:numPr>
        <w:ind w:left="720" w:hanging="360"/>
        <w:rPr/>
      </w:pPr>
      <w:r w:rsidDel="00000000" w:rsidR="00000000" w:rsidRPr="00000000">
        <w:rPr>
          <w:b w:val="1"/>
          <w:rtl w:val="0"/>
        </w:rPr>
        <w:t xml:space="preserve">Activation Functions</w:t>
      </w:r>
      <w:r w:rsidDel="00000000" w:rsidR="00000000" w:rsidRPr="00000000">
        <w:rPr>
          <w:rtl w:val="0"/>
        </w:rPr>
        <w:t xml:space="preserve">:</w:t>
      </w:r>
    </w:p>
    <w:p w:rsidR="00000000" w:rsidDel="00000000" w:rsidP="00000000" w:rsidRDefault="00000000" w:rsidRPr="00000000" w14:paraId="000002C1">
      <w:pPr>
        <w:numPr>
          <w:ilvl w:val="1"/>
          <w:numId w:val="201"/>
        </w:numPr>
        <w:ind w:left="1440" w:hanging="360"/>
        <w:rPr/>
      </w:pPr>
      <w:r w:rsidDel="00000000" w:rsidR="00000000" w:rsidRPr="00000000">
        <w:rPr>
          <w:rtl w:val="0"/>
        </w:rPr>
        <w:t xml:space="preserve">Use functions like </w:t>
      </w:r>
      <w:r w:rsidDel="00000000" w:rsidR="00000000" w:rsidRPr="00000000">
        <w:rPr>
          <w:b w:val="1"/>
          <w:rtl w:val="0"/>
        </w:rPr>
        <w:t xml:space="preserve">ReLU</w:t>
      </w:r>
      <w:r w:rsidDel="00000000" w:rsidR="00000000" w:rsidRPr="00000000">
        <w:rPr>
          <w:rtl w:val="0"/>
        </w:rPr>
        <w:t xml:space="preserve">, which mitigate gradient vanishing by keeping gradients constant for positive values.</w:t>
      </w:r>
    </w:p>
    <w:p w:rsidR="00000000" w:rsidDel="00000000" w:rsidP="00000000" w:rsidRDefault="00000000" w:rsidRPr="00000000" w14:paraId="000002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3">
      <w:pPr>
        <w:rPr>
          <w:b w:val="1"/>
        </w:rPr>
      </w:pPr>
      <w:r w:rsidDel="00000000" w:rsidR="00000000" w:rsidRPr="00000000">
        <w:rPr>
          <w:b w:val="1"/>
          <w:rtl w:val="0"/>
        </w:rPr>
        <w:t xml:space="preserve">Optimization Techniques</w:t>
      </w:r>
    </w:p>
    <w:p w:rsidR="00000000" w:rsidDel="00000000" w:rsidP="00000000" w:rsidRDefault="00000000" w:rsidRPr="00000000" w14:paraId="000002C4">
      <w:pPr>
        <w:numPr>
          <w:ilvl w:val="0"/>
          <w:numId w:val="202"/>
        </w:numPr>
        <w:ind w:left="720" w:hanging="360"/>
        <w:rPr/>
      </w:pPr>
      <w:r w:rsidDel="00000000" w:rsidR="00000000" w:rsidRPr="00000000">
        <w:rPr>
          <w:b w:val="1"/>
          <w:rtl w:val="0"/>
        </w:rPr>
        <w:t xml:space="preserve">Vanilla Gradient Descent Challenges</w:t>
      </w:r>
      <w:r w:rsidDel="00000000" w:rsidR="00000000" w:rsidRPr="00000000">
        <w:rPr>
          <w:rtl w:val="0"/>
        </w:rPr>
        <w:t xml:space="preserve">:</w:t>
      </w:r>
    </w:p>
    <w:p w:rsidR="00000000" w:rsidDel="00000000" w:rsidP="00000000" w:rsidRDefault="00000000" w:rsidRPr="00000000" w14:paraId="000002C5">
      <w:pPr>
        <w:numPr>
          <w:ilvl w:val="1"/>
          <w:numId w:val="202"/>
        </w:numPr>
        <w:ind w:left="1440" w:hanging="360"/>
        <w:rPr/>
      </w:pPr>
      <w:r w:rsidDel="00000000" w:rsidR="00000000" w:rsidRPr="00000000">
        <w:rPr>
          <w:rtl w:val="0"/>
        </w:rPr>
        <w:t xml:space="preserve">Can get stuck in suboptimal solutions or saddle points.</w:t>
      </w:r>
    </w:p>
    <w:p w:rsidR="00000000" w:rsidDel="00000000" w:rsidP="00000000" w:rsidRDefault="00000000" w:rsidRPr="00000000" w14:paraId="000002C6">
      <w:pPr>
        <w:numPr>
          <w:ilvl w:val="1"/>
          <w:numId w:val="202"/>
        </w:numPr>
        <w:ind w:left="1440" w:hanging="360"/>
        <w:rPr/>
      </w:pPr>
      <w:r w:rsidDel="00000000" w:rsidR="00000000" w:rsidRPr="00000000">
        <w:rPr>
          <w:rtl w:val="0"/>
        </w:rPr>
        <w:t xml:space="preserve">Requires careful tuning of the learning rate to avoid slow convergence or instability.</w:t>
      </w:r>
    </w:p>
    <w:p w:rsidR="00000000" w:rsidDel="00000000" w:rsidP="00000000" w:rsidRDefault="00000000" w:rsidRPr="00000000" w14:paraId="000002C7">
      <w:pPr>
        <w:numPr>
          <w:ilvl w:val="1"/>
          <w:numId w:val="202"/>
        </w:numPr>
        <w:ind w:left="1440" w:hanging="360"/>
        <w:rPr/>
      </w:pPr>
      <w:r w:rsidDel="00000000" w:rsidR="00000000" w:rsidRPr="00000000">
        <w:rPr>
          <w:rtl w:val="0"/>
        </w:rPr>
        <w:t xml:space="preserve">Sparse data with features of varying importance may require different weight updates.</w:t>
      </w:r>
    </w:p>
    <w:p w:rsidR="00000000" w:rsidDel="00000000" w:rsidP="00000000" w:rsidRDefault="00000000" w:rsidRPr="00000000" w14:paraId="000002C8">
      <w:pPr>
        <w:numPr>
          <w:ilvl w:val="0"/>
          <w:numId w:val="202"/>
        </w:numPr>
        <w:ind w:left="720" w:hanging="360"/>
        <w:rPr/>
      </w:pPr>
      <w:r w:rsidDel="00000000" w:rsidR="00000000" w:rsidRPr="00000000">
        <w:rPr>
          <w:b w:val="1"/>
          <w:rtl w:val="0"/>
        </w:rPr>
        <w:t xml:space="preserve">Momentum-Based Optimization</w:t>
      </w:r>
      <w:r w:rsidDel="00000000" w:rsidR="00000000" w:rsidRPr="00000000">
        <w:rPr>
          <w:rtl w:val="0"/>
        </w:rPr>
        <w:t xml:space="preserve">:</w:t>
      </w:r>
    </w:p>
    <w:p w:rsidR="00000000" w:rsidDel="00000000" w:rsidP="00000000" w:rsidRDefault="00000000" w:rsidRPr="00000000" w14:paraId="000002C9">
      <w:pPr>
        <w:numPr>
          <w:ilvl w:val="1"/>
          <w:numId w:val="202"/>
        </w:numPr>
        <w:ind w:left="1440" w:hanging="360"/>
        <w:rPr/>
      </w:pPr>
      <w:r w:rsidDel="00000000" w:rsidR="00000000" w:rsidRPr="00000000">
        <w:rPr>
          <w:rtl w:val="0"/>
        </w:rPr>
        <w:t xml:space="preserve">Accelerates learning by considering past gradients, reducing oscillations, and smoothing the update path.</w:t>
      </w:r>
    </w:p>
    <w:p w:rsidR="00000000" w:rsidDel="00000000" w:rsidP="00000000" w:rsidRDefault="00000000" w:rsidRPr="00000000" w14:paraId="000002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 xml:space="preserve">Additional Training Strategies</w:t>
      </w:r>
    </w:p>
    <w:p w:rsidR="00000000" w:rsidDel="00000000" w:rsidP="00000000" w:rsidRDefault="00000000" w:rsidRPr="00000000" w14:paraId="000002CC">
      <w:pPr>
        <w:numPr>
          <w:ilvl w:val="0"/>
          <w:numId w:val="203"/>
        </w:numPr>
        <w:ind w:left="720" w:hanging="360"/>
        <w:rPr/>
      </w:pPr>
      <w:r w:rsidDel="00000000" w:rsidR="00000000" w:rsidRPr="00000000">
        <w:rPr>
          <w:b w:val="1"/>
          <w:rtl w:val="0"/>
        </w:rPr>
        <w:t xml:space="preserve">Transfer Learning</w:t>
      </w:r>
      <w:r w:rsidDel="00000000" w:rsidR="00000000" w:rsidRPr="00000000">
        <w:rPr>
          <w:rtl w:val="0"/>
        </w:rPr>
        <w:t xml:space="preserve">:</w:t>
      </w:r>
    </w:p>
    <w:p w:rsidR="00000000" w:rsidDel="00000000" w:rsidP="00000000" w:rsidRDefault="00000000" w:rsidRPr="00000000" w14:paraId="000002CD">
      <w:pPr>
        <w:numPr>
          <w:ilvl w:val="1"/>
          <w:numId w:val="203"/>
        </w:numPr>
        <w:ind w:left="1440" w:hanging="360"/>
        <w:rPr/>
      </w:pPr>
      <w:r w:rsidDel="00000000" w:rsidR="00000000" w:rsidRPr="00000000">
        <w:rPr>
          <w:rtl w:val="0"/>
        </w:rPr>
        <w:t xml:space="preserve">Use pre-trained models (e.g., ResNet, ImageNet) and fine-tune them for new tasks to save time and computational resources.</w:t>
      </w:r>
    </w:p>
    <w:p w:rsidR="00000000" w:rsidDel="00000000" w:rsidP="00000000" w:rsidRDefault="00000000" w:rsidRPr="00000000" w14:paraId="000002CE">
      <w:pPr>
        <w:numPr>
          <w:ilvl w:val="1"/>
          <w:numId w:val="203"/>
        </w:numPr>
        <w:ind w:left="1440" w:hanging="360"/>
        <w:rPr/>
      </w:pPr>
      <w:r w:rsidDel="00000000" w:rsidR="00000000" w:rsidRPr="00000000">
        <w:rPr>
          <w:rtl w:val="0"/>
        </w:rPr>
        <w:t xml:space="preserve">Example: Training a hotdog detection app using pre-trained ImageNet weights.</w:t>
      </w:r>
    </w:p>
    <w:p w:rsidR="00000000" w:rsidDel="00000000" w:rsidP="00000000" w:rsidRDefault="00000000" w:rsidRPr="00000000" w14:paraId="000002CF">
      <w:pPr>
        <w:numPr>
          <w:ilvl w:val="0"/>
          <w:numId w:val="203"/>
        </w:numPr>
        <w:ind w:left="720" w:hanging="360"/>
        <w:rPr/>
      </w:pPr>
      <w:r w:rsidDel="00000000" w:rsidR="00000000" w:rsidRPr="00000000">
        <w:rPr>
          <w:b w:val="1"/>
          <w:rtl w:val="0"/>
        </w:rPr>
        <w:t xml:space="preserve">Addressing Overfitting</w:t>
      </w:r>
      <w:r w:rsidDel="00000000" w:rsidR="00000000" w:rsidRPr="00000000">
        <w:rPr>
          <w:rtl w:val="0"/>
        </w:rPr>
        <w:t xml:space="preserve">:</w:t>
      </w:r>
    </w:p>
    <w:p w:rsidR="00000000" w:rsidDel="00000000" w:rsidP="00000000" w:rsidRDefault="00000000" w:rsidRPr="00000000" w14:paraId="000002D0">
      <w:pPr>
        <w:numPr>
          <w:ilvl w:val="1"/>
          <w:numId w:val="203"/>
        </w:numPr>
        <w:ind w:left="1440" w:hanging="360"/>
        <w:rPr/>
      </w:pPr>
      <w:r w:rsidDel="00000000" w:rsidR="00000000" w:rsidRPr="00000000">
        <w:rPr>
          <w:b w:val="1"/>
          <w:rtl w:val="0"/>
        </w:rPr>
        <w:t xml:space="preserve">More Training Data</w:t>
      </w:r>
      <w:r w:rsidDel="00000000" w:rsidR="00000000" w:rsidRPr="00000000">
        <w:rPr>
          <w:rtl w:val="0"/>
        </w:rPr>
        <w:t xml:space="preserve">: Increases variance, reducing overfitting if sufficient computational resources are available.</w:t>
      </w:r>
    </w:p>
    <w:p w:rsidR="00000000" w:rsidDel="00000000" w:rsidP="00000000" w:rsidRDefault="00000000" w:rsidRPr="00000000" w14:paraId="000002D1">
      <w:pPr>
        <w:numPr>
          <w:ilvl w:val="1"/>
          <w:numId w:val="203"/>
        </w:numPr>
        <w:ind w:left="1440" w:hanging="360"/>
        <w:rPr/>
      </w:pPr>
      <w:r w:rsidDel="00000000" w:rsidR="00000000" w:rsidRPr="00000000">
        <w:rPr>
          <w:b w:val="1"/>
          <w:rtl w:val="0"/>
        </w:rPr>
        <w:t xml:space="preserve">Feature Standardization</w:t>
      </w:r>
      <w:r w:rsidDel="00000000" w:rsidR="00000000" w:rsidRPr="00000000">
        <w:rPr>
          <w:rtl w:val="0"/>
        </w:rPr>
        <w:t xml:space="preserve">: Normalizes features to speed up training and prevent large updates.</w:t>
      </w:r>
    </w:p>
    <w:p w:rsidR="00000000" w:rsidDel="00000000" w:rsidP="00000000" w:rsidRDefault="00000000" w:rsidRPr="00000000" w14:paraId="000002D2">
      <w:pPr>
        <w:numPr>
          <w:ilvl w:val="1"/>
          <w:numId w:val="203"/>
        </w:numPr>
        <w:ind w:left="1440" w:hanging="360"/>
        <w:rPr/>
      </w:pPr>
      <w:r w:rsidDel="00000000" w:rsidR="00000000" w:rsidRPr="00000000">
        <w:rPr>
          <w:b w:val="1"/>
          <w:rtl w:val="0"/>
        </w:rPr>
        <w:t xml:space="preserve">Batch Normalization</w:t>
      </w:r>
      <w:r w:rsidDel="00000000" w:rsidR="00000000" w:rsidRPr="00000000">
        <w:rPr>
          <w:rtl w:val="0"/>
        </w:rPr>
        <w:t xml:space="preserve">: Normalizes activations within a batch, improving training speed and performance.</w:t>
      </w:r>
    </w:p>
    <w:p w:rsidR="00000000" w:rsidDel="00000000" w:rsidP="00000000" w:rsidRDefault="00000000" w:rsidRPr="00000000" w14:paraId="000002D3">
      <w:pPr>
        <w:numPr>
          <w:ilvl w:val="1"/>
          <w:numId w:val="203"/>
        </w:numPr>
        <w:ind w:left="1440" w:hanging="360"/>
        <w:rPr/>
      </w:pPr>
      <w:r w:rsidDel="00000000" w:rsidR="00000000" w:rsidRPr="00000000">
        <w:rPr>
          <w:b w:val="1"/>
          <w:rtl w:val="0"/>
        </w:rPr>
        <w:t xml:space="preserve">Dropout</w:t>
      </w:r>
      <w:r w:rsidDel="00000000" w:rsidR="00000000" w:rsidRPr="00000000">
        <w:rPr>
          <w:rtl w:val="0"/>
        </w:rPr>
        <w:t xml:space="preserve">: Randomly disables neurons during training to prevent overfitting.</w:t>
      </w:r>
    </w:p>
    <w:p w:rsidR="00000000" w:rsidDel="00000000" w:rsidP="00000000" w:rsidRDefault="00000000" w:rsidRPr="00000000" w14:paraId="000002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5">
      <w:pPr>
        <w:rPr>
          <w:b w:val="1"/>
        </w:rPr>
      </w:pPr>
      <w:r w:rsidDel="00000000" w:rsidR="00000000" w:rsidRPr="00000000">
        <w:rPr>
          <w:b w:val="1"/>
          <w:rtl w:val="0"/>
        </w:rPr>
        <w:t xml:space="preserve">Key Interview Points</w:t>
      </w:r>
    </w:p>
    <w:p w:rsidR="00000000" w:rsidDel="00000000" w:rsidP="00000000" w:rsidRDefault="00000000" w:rsidRPr="00000000" w14:paraId="000002D6">
      <w:pPr>
        <w:numPr>
          <w:ilvl w:val="0"/>
          <w:numId w:val="204"/>
        </w:numPr>
        <w:ind w:left="720" w:hanging="360"/>
        <w:rPr/>
      </w:pPr>
      <w:r w:rsidDel="00000000" w:rsidR="00000000" w:rsidRPr="00000000">
        <w:rPr>
          <w:rtl w:val="0"/>
        </w:rPr>
        <w:t xml:space="preserve">Be prepared to discuss gradient problems (vanishing vs. exploding) and how to address them.</w:t>
      </w:r>
    </w:p>
    <w:p w:rsidR="00000000" w:rsidDel="00000000" w:rsidP="00000000" w:rsidRDefault="00000000" w:rsidRPr="00000000" w14:paraId="000002D7">
      <w:pPr>
        <w:numPr>
          <w:ilvl w:val="0"/>
          <w:numId w:val="204"/>
        </w:numPr>
        <w:ind w:left="720" w:hanging="360"/>
        <w:rPr/>
      </w:pPr>
      <w:r w:rsidDel="00000000" w:rsidR="00000000" w:rsidRPr="00000000">
        <w:rPr>
          <w:rtl w:val="0"/>
        </w:rPr>
        <w:t xml:space="preserve">Understand the trade-offs and benefits of different optimization techniques.</w:t>
      </w:r>
    </w:p>
    <w:p w:rsidR="00000000" w:rsidDel="00000000" w:rsidP="00000000" w:rsidRDefault="00000000" w:rsidRPr="00000000" w14:paraId="000002D8">
      <w:pPr>
        <w:numPr>
          <w:ilvl w:val="0"/>
          <w:numId w:val="204"/>
        </w:numPr>
        <w:ind w:left="720" w:hanging="360"/>
        <w:rPr/>
      </w:pPr>
      <w:r w:rsidDel="00000000" w:rsidR="00000000" w:rsidRPr="00000000">
        <w:rPr>
          <w:rtl w:val="0"/>
        </w:rPr>
        <w:t xml:space="preserve">Familiarize yourself with advanced architectures and their role in addressing training challenges.</w:t>
      </w:r>
    </w:p>
    <w:p w:rsidR="00000000" w:rsidDel="00000000" w:rsidP="00000000" w:rsidRDefault="00000000" w:rsidRPr="00000000" w14:paraId="000002D9">
      <w:pPr>
        <w:rPr>
          <w:b w:val="1"/>
        </w:rPr>
      </w:pPr>
      <w:r w:rsidDel="00000000" w:rsidR="00000000" w:rsidRPr="00000000">
        <w:rPr>
          <w:b w:val="1"/>
          <w:rtl w:val="0"/>
        </w:rPr>
        <w:t xml:space="preserve">Overview of CNNs</w:t>
      </w:r>
    </w:p>
    <w:p w:rsidR="00000000" w:rsidDel="00000000" w:rsidP="00000000" w:rsidRDefault="00000000" w:rsidRPr="00000000" w14:paraId="000002DA">
      <w:pPr>
        <w:numPr>
          <w:ilvl w:val="0"/>
          <w:numId w:val="206"/>
        </w:numPr>
        <w:ind w:left="720" w:hanging="360"/>
        <w:rPr/>
      </w:pPr>
      <w:r w:rsidDel="00000000" w:rsidR="00000000" w:rsidRPr="00000000">
        <w:rPr>
          <w:b w:val="1"/>
          <w:rtl w:val="0"/>
        </w:rPr>
        <w:t xml:space="preserve">Definition</w:t>
      </w:r>
      <w:r w:rsidDel="00000000" w:rsidR="00000000" w:rsidRPr="00000000">
        <w:rPr>
          <w:rtl w:val="0"/>
        </w:rPr>
        <w:t xml:space="preserve">: Convolutional Neural Networks (CNNs) are a specialized type of neural network primarily used in </w:t>
      </w:r>
      <w:r w:rsidDel="00000000" w:rsidR="00000000" w:rsidRPr="00000000">
        <w:rPr>
          <w:b w:val="1"/>
          <w:rtl w:val="0"/>
        </w:rPr>
        <w:t xml:space="preserve">computer vision</w:t>
      </w:r>
      <w:r w:rsidDel="00000000" w:rsidR="00000000" w:rsidRPr="00000000">
        <w:rPr>
          <w:rtl w:val="0"/>
        </w:rPr>
        <w:t xml:space="preserve"> tasks.</w:t>
      </w:r>
    </w:p>
    <w:p w:rsidR="00000000" w:rsidDel="00000000" w:rsidP="00000000" w:rsidRDefault="00000000" w:rsidRPr="00000000" w14:paraId="000002DB">
      <w:pPr>
        <w:numPr>
          <w:ilvl w:val="0"/>
          <w:numId w:val="206"/>
        </w:numPr>
        <w:ind w:left="720" w:hanging="360"/>
        <w:rPr/>
      </w:pPr>
      <w:r w:rsidDel="00000000" w:rsidR="00000000" w:rsidRPr="00000000">
        <w:rPr>
          <w:b w:val="1"/>
          <w:rtl w:val="0"/>
        </w:rPr>
        <w:t xml:space="preserve">Purpose</w:t>
      </w:r>
      <w:r w:rsidDel="00000000" w:rsidR="00000000" w:rsidRPr="00000000">
        <w:rPr>
          <w:rtl w:val="0"/>
        </w:rPr>
        <w:t xml:space="preserve">: Capture spatial dependencies within images by analyzing pixel neighborhoods through filters.</w:t>
      </w:r>
    </w:p>
    <w:p w:rsidR="00000000" w:rsidDel="00000000" w:rsidP="00000000" w:rsidRDefault="00000000" w:rsidRPr="00000000" w14:paraId="000002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rPr>
          <w:b w:val="1"/>
        </w:rPr>
      </w:pPr>
      <w:r w:rsidDel="00000000" w:rsidR="00000000" w:rsidRPr="00000000">
        <w:rPr>
          <w:b w:val="1"/>
          <w:rtl w:val="0"/>
        </w:rPr>
        <w:t xml:space="preserve">Key Components of CNNs</w:t>
      </w:r>
    </w:p>
    <w:p w:rsidR="00000000" w:rsidDel="00000000" w:rsidP="00000000" w:rsidRDefault="00000000" w:rsidRPr="00000000" w14:paraId="000002DE">
      <w:pPr>
        <w:numPr>
          <w:ilvl w:val="0"/>
          <w:numId w:val="207"/>
        </w:numPr>
        <w:ind w:left="720" w:hanging="360"/>
        <w:rPr/>
      </w:pPr>
      <w:r w:rsidDel="00000000" w:rsidR="00000000" w:rsidRPr="00000000">
        <w:rPr>
          <w:b w:val="1"/>
          <w:rtl w:val="0"/>
        </w:rPr>
        <w:t xml:space="preserve">Convolution Layers</w:t>
      </w:r>
      <w:r w:rsidDel="00000000" w:rsidR="00000000" w:rsidRPr="00000000">
        <w:rPr>
          <w:rtl w:val="0"/>
        </w:rPr>
        <w:t xml:space="preserve">:</w:t>
      </w:r>
    </w:p>
    <w:p w:rsidR="00000000" w:rsidDel="00000000" w:rsidP="00000000" w:rsidRDefault="00000000" w:rsidRPr="00000000" w14:paraId="000002DF">
      <w:pPr>
        <w:numPr>
          <w:ilvl w:val="1"/>
          <w:numId w:val="207"/>
        </w:numPr>
        <w:ind w:left="1440" w:hanging="360"/>
        <w:rPr/>
      </w:pPr>
      <w:r w:rsidDel="00000000" w:rsidR="00000000" w:rsidRPr="00000000">
        <w:rPr>
          <w:rtl w:val="0"/>
        </w:rPr>
        <w:t xml:space="preserve">Extract features such as edges, gradients, and textures from the image.</w:t>
      </w:r>
    </w:p>
    <w:p w:rsidR="00000000" w:rsidDel="00000000" w:rsidP="00000000" w:rsidRDefault="00000000" w:rsidRPr="00000000" w14:paraId="000002E0">
      <w:pPr>
        <w:numPr>
          <w:ilvl w:val="1"/>
          <w:numId w:val="207"/>
        </w:numPr>
        <w:ind w:left="1440" w:hanging="360"/>
        <w:rPr/>
      </w:pPr>
      <w:r w:rsidDel="00000000" w:rsidR="00000000" w:rsidRPr="00000000">
        <w:rPr>
          <w:rtl w:val="0"/>
        </w:rPr>
        <w:t xml:space="preserve">Each filter highlights specific aspects (e.g., edge detection or color gradients).</w:t>
      </w:r>
    </w:p>
    <w:p w:rsidR="00000000" w:rsidDel="00000000" w:rsidP="00000000" w:rsidRDefault="00000000" w:rsidRPr="00000000" w14:paraId="000002E1">
      <w:pPr>
        <w:numPr>
          <w:ilvl w:val="0"/>
          <w:numId w:val="207"/>
        </w:numPr>
        <w:ind w:left="720" w:hanging="360"/>
        <w:rPr/>
      </w:pPr>
      <w:r w:rsidDel="00000000" w:rsidR="00000000" w:rsidRPr="00000000">
        <w:rPr>
          <w:b w:val="1"/>
          <w:rtl w:val="0"/>
        </w:rPr>
        <w:t xml:space="preserve">Activation Function (ReLU)</w:t>
      </w:r>
      <w:r w:rsidDel="00000000" w:rsidR="00000000" w:rsidRPr="00000000">
        <w:rPr>
          <w:rtl w:val="0"/>
        </w:rPr>
        <w:t xml:space="preserve">:</w:t>
      </w:r>
    </w:p>
    <w:p w:rsidR="00000000" w:rsidDel="00000000" w:rsidP="00000000" w:rsidRDefault="00000000" w:rsidRPr="00000000" w14:paraId="000002E2">
      <w:pPr>
        <w:numPr>
          <w:ilvl w:val="1"/>
          <w:numId w:val="207"/>
        </w:numPr>
        <w:ind w:left="1440" w:hanging="360"/>
        <w:rPr/>
      </w:pPr>
      <w:r w:rsidDel="00000000" w:rsidR="00000000" w:rsidRPr="00000000">
        <w:rPr>
          <w:rtl w:val="0"/>
        </w:rPr>
        <w:t xml:space="preserve">Adds non-linearity to the network, enabling it to learn complex features.</w:t>
      </w:r>
    </w:p>
    <w:p w:rsidR="00000000" w:rsidDel="00000000" w:rsidP="00000000" w:rsidRDefault="00000000" w:rsidRPr="00000000" w14:paraId="000002E3">
      <w:pPr>
        <w:numPr>
          <w:ilvl w:val="0"/>
          <w:numId w:val="207"/>
        </w:numPr>
        <w:ind w:left="720" w:hanging="360"/>
        <w:rPr/>
      </w:pPr>
      <w:r w:rsidDel="00000000" w:rsidR="00000000" w:rsidRPr="00000000">
        <w:rPr>
          <w:b w:val="1"/>
          <w:rtl w:val="0"/>
        </w:rPr>
        <w:t xml:space="preserve">Pooling Layers</w:t>
      </w:r>
      <w:r w:rsidDel="00000000" w:rsidR="00000000" w:rsidRPr="00000000">
        <w:rPr>
          <w:rtl w:val="0"/>
        </w:rPr>
        <w:t xml:space="preserve">:</w:t>
      </w:r>
    </w:p>
    <w:p w:rsidR="00000000" w:rsidDel="00000000" w:rsidP="00000000" w:rsidRDefault="00000000" w:rsidRPr="00000000" w14:paraId="000002E4">
      <w:pPr>
        <w:numPr>
          <w:ilvl w:val="1"/>
          <w:numId w:val="207"/>
        </w:numPr>
        <w:ind w:left="1440" w:hanging="360"/>
        <w:rPr/>
      </w:pPr>
      <w:r w:rsidDel="00000000" w:rsidR="00000000" w:rsidRPr="00000000">
        <w:rPr>
          <w:rtl w:val="0"/>
        </w:rPr>
        <w:t xml:space="preserve">Perform dimensionality reduction to make feature maps invariant to position and rotation.</w:t>
      </w:r>
    </w:p>
    <w:p w:rsidR="00000000" w:rsidDel="00000000" w:rsidP="00000000" w:rsidRDefault="00000000" w:rsidRPr="00000000" w14:paraId="000002E5">
      <w:pPr>
        <w:numPr>
          <w:ilvl w:val="1"/>
          <w:numId w:val="207"/>
        </w:numPr>
        <w:ind w:left="1440" w:hanging="360"/>
        <w:rPr/>
      </w:pPr>
      <w:r w:rsidDel="00000000" w:rsidR="00000000" w:rsidRPr="00000000">
        <w:rPr>
          <w:rtl w:val="0"/>
        </w:rPr>
        <w:t xml:space="preserve">Types:</w:t>
      </w:r>
    </w:p>
    <w:p w:rsidR="00000000" w:rsidDel="00000000" w:rsidP="00000000" w:rsidRDefault="00000000" w:rsidRPr="00000000" w14:paraId="000002E6">
      <w:pPr>
        <w:numPr>
          <w:ilvl w:val="2"/>
          <w:numId w:val="207"/>
        </w:numPr>
        <w:ind w:left="2160" w:hanging="360"/>
        <w:rPr/>
      </w:pPr>
      <w:r w:rsidDel="00000000" w:rsidR="00000000" w:rsidRPr="00000000">
        <w:rPr>
          <w:rtl w:val="0"/>
        </w:rPr>
        <w:t xml:space="preserve">Max pooling: Takes the maximum value in a region.</w:t>
      </w:r>
    </w:p>
    <w:p w:rsidR="00000000" w:rsidDel="00000000" w:rsidP="00000000" w:rsidRDefault="00000000" w:rsidRPr="00000000" w14:paraId="000002E7">
      <w:pPr>
        <w:numPr>
          <w:ilvl w:val="2"/>
          <w:numId w:val="207"/>
        </w:numPr>
        <w:ind w:left="2160" w:hanging="360"/>
        <w:rPr/>
      </w:pPr>
      <w:r w:rsidDel="00000000" w:rsidR="00000000" w:rsidRPr="00000000">
        <w:rPr>
          <w:rtl w:val="0"/>
        </w:rPr>
        <w:t xml:space="preserve">Average pooling: Takes the average value in a region.</w:t>
      </w:r>
    </w:p>
    <w:p w:rsidR="00000000" w:rsidDel="00000000" w:rsidP="00000000" w:rsidRDefault="00000000" w:rsidRPr="00000000" w14:paraId="000002E8">
      <w:pPr>
        <w:numPr>
          <w:ilvl w:val="0"/>
          <w:numId w:val="207"/>
        </w:numPr>
        <w:ind w:left="720" w:hanging="360"/>
        <w:rPr/>
      </w:pPr>
      <w:r w:rsidDel="00000000" w:rsidR="00000000" w:rsidRPr="00000000">
        <w:rPr>
          <w:b w:val="1"/>
          <w:rtl w:val="0"/>
        </w:rPr>
        <w:t xml:space="preserve">Fully Connected Layer</w:t>
      </w:r>
      <w:r w:rsidDel="00000000" w:rsidR="00000000" w:rsidRPr="00000000">
        <w:rPr>
          <w:rtl w:val="0"/>
        </w:rPr>
        <w:t xml:space="preserve">:</w:t>
      </w:r>
    </w:p>
    <w:p w:rsidR="00000000" w:rsidDel="00000000" w:rsidP="00000000" w:rsidRDefault="00000000" w:rsidRPr="00000000" w14:paraId="000002E9">
      <w:pPr>
        <w:numPr>
          <w:ilvl w:val="1"/>
          <w:numId w:val="207"/>
        </w:numPr>
        <w:ind w:left="1440" w:hanging="360"/>
        <w:rPr/>
      </w:pPr>
      <w:r w:rsidDel="00000000" w:rsidR="00000000" w:rsidRPr="00000000">
        <w:rPr>
          <w:rtl w:val="0"/>
        </w:rPr>
        <w:t xml:space="preserve">Flattens the feature maps and passes them to fully connected neurons for classification.</w:t>
      </w:r>
    </w:p>
    <w:p w:rsidR="00000000" w:rsidDel="00000000" w:rsidP="00000000" w:rsidRDefault="00000000" w:rsidRPr="00000000" w14:paraId="000002EA">
      <w:pPr>
        <w:numPr>
          <w:ilvl w:val="0"/>
          <w:numId w:val="207"/>
        </w:numPr>
        <w:ind w:left="720" w:hanging="360"/>
        <w:rPr/>
      </w:pPr>
      <w:r w:rsidDel="00000000" w:rsidR="00000000" w:rsidRPr="00000000">
        <w:rPr>
          <w:b w:val="1"/>
          <w:rtl w:val="0"/>
        </w:rPr>
        <w:t xml:space="preserve">Softmax Layer</w:t>
      </w:r>
      <w:r w:rsidDel="00000000" w:rsidR="00000000" w:rsidRPr="00000000">
        <w:rPr>
          <w:rtl w:val="0"/>
        </w:rPr>
        <w:t xml:space="preserve">:</w:t>
      </w:r>
    </w:p>
    <w:p w:rsidR="00000000" w:rsidDel="00000000" w:rsidP="00000000" w:rsidRDefault="00000000" w:rsidRPr="00000000" w14:paraId="000002EB">
      <w:pPr>
        <w:numPr>
          <w:ilvl w:val="1"/>
          <w:numId w:val="207"/>
        </w:numPr>
        <w:ind w:left="1440" w:hanging="360"/>
        <w:rPr/>
      </w:pPr>
      <w:r w:rsidDel="00000000" w:rsidR="00000000" w:rsidRPr="00000000">
        <w:rPr>
          <w:rtl w:val="0"/>
        </w:rPr>
        <w:t xml:space="preserve">Outputs probabilities for different classes (e.g., car, truck, or bicycle).</w:t>
      </w:r>
    </w:p>
    <w:p w:rsidR="00000000" w:rsidDel="00000000" w:rsidP="00000000" w:rsidRDefault="00000000" w:rsidRPr="00000000" w14:paraId="000002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rPr>
          <w:b w:val="1"/>
        </w:rPr>
      </w:pPr>
      <w:r w:rsidDel="00000000" w:rsidR="00000000" w:rsidRPr="00000000">
        <w:rPr>
          <w:b w:val="1"/>
          <w:rtl w:val="0"/>
        </w:rPr>
        <w:t xml:space="preserve">Example Workflow</w:t>
      </w:r>
    </w:p>
    <w:p w:rsidR="00000000" w:rsidDel="00000000" w:rsidP="00000000" w:rsidRDefault="00000000" w:rsidRPr="00000000" w14:paraId="000002EE">
      <w:pPr>
        <w:numPr>
          <w:ilvl w:val="0"/>
          <w:numId w:val="208"/>
        </w:numPr>
        <w:ind w:left="720" w:hanging="360"/>
        <w:rPr/>
      </w:pPr>
      <w:r w:rsidDel="00000000" w:rsidR="00000000" w:rsidRPr="00000000">
        <w:rPr>
          <w:rtl w:val="0"/>
        </w:rPr>
        <w:t xml:space="preserve">Input an image (e.g., a traffic light).</w:t>
      </w:r>
    </w:p>
    <w:p w:rsidR="00000000" w:rsidDel="00000000" w:rsidP="00000000" w:rsidRDefault="00000000" w:rsidRPr="00000000" w14:paraId="000002EF">
      <w:pPr>
        <w:numPr>
          <w:ilvl w:val="0"/>
          <w:numId w:val="208"/>
        </w:numPr>
        <w:ind w:left="720" w:hanging="360"/>
        <w:rPr/>
      </w:pPr>
      <w:r w:rsidDel="00000000" w:rsidR="00000000" w:rsidRPr="00000000">
        <w:rPr>
          <w:rtl w:val="0"/>
        </w:rPr>
        <w:t xml:space="preserve">Apply convolution + activation to extract features.</w:t>
      </w:r>
    </w:p>
    <w:p w:rsidR="00000000" w:rsidDel="00000000" w:rsidP="00000000" w:rsidRDefault="00000000" w:rsidRPr="00000000" w14:paraId="000002F0">
      <w:pPr>
        <w:numPr>
          <w:ilvl w:val="0"/>
          <w:numId w:val="208"/>
        </w:numPr>
        <w:ind w:left="720" w:hanging="360"/>
        <w:rPr/>
      </w:pPr>
      <w:r w:rsidDel="00000000" w:rsidR="00000000" w:rsidRPr="00000000">
        <w:rPr>
          <w:rtl w:val="0"/>
        </w:rPr>
        <w:t xml:space="preserve">Pool the feature maps to reduce dimensionality.</w:t>
      </w:r>
    </w:p>
    <w:p w:rsidR="00000000" w:rsidDel="00000000" w:rsidP="00000000" w:rsidRDefault="00000000" w:rsidRPr="00000000" w14:paraId="000002F1">
      <w:pPr>
        <w:numPr>
          <w:ilvl w:val="0"/>
          <w:numId w:val="208"/>
        </w:numPr>
        <w:ind w:left="720" w:hanging="360"/>
        <w:rPr/>
      </w:pPr>
      <w:r w:rsidDel="00000000" w:rsidR="00000000" w:rsidRPr="00000000">
        <w:rPr>
          <w:rtl w:val="0"/>
        </w:rPr>
        <w:t xml:space="preserve">Flatten the pooled features into a vector.</w:t>
      </w:r>
    </w:p>
    <w:p w:rsidR="00000000" w:rsidDel="00000000" w:rsidP="00000000" w:rsidRDefault="00000000" w:rsidRPr="00000000" w14:paraId="000002F2">
      <w:pPr>
        <w:numPr>
          <w:ilvl w:val="0"/>
          <w:numId w:val="208"/>
        </w:numPr>
        <w:ind w:left="720" w:hanging="360"/>
        <w:rPr/>
      </w:pPr>
      <w:r w:rsidDel="00000000" w:rsidR="00000000" w:rsidRPr="00000000">
        <w:rPr>
          <w:rtl w:val="0"/>
        </w:rPr>
        <w:t xml:space="preserve">Use fully connected layers and softmax for classification (e.g., classify the light as red, green, or yellow).</w:t>
      </w:r>
    </w:p>
    <w:p w:rsidR="00000000" w:rsidDel="00000000" w:rsidP="00000000" w:rsidRDefault="00000000" w:rsidRPr="00000000" w14:paraId="000002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4">
      <w:pPr>
        <w:rPr>
          <w:b w:val="1"/>
        </w:rPr>
      </w:pPr>
      <w:r w:rsidDel="00000000" w:rsidR="00000000" w:rsidRPr="00000000">
        <w:rPr>
          <w:b w:val="1"/>
          <w:rtl w:val="0"/>
        </w:rPr>
        <w:t xml:space="preserve">Applications</w:t>
      </w:r>
    </w:p>
    <w:p w:rsidR="00000000" w:rsidDel="00000000" w:rsidP="00000000" w:rsidRDefault="00000000" w:rsidRPr="00000000" w14:paraId="000002F5">
      <w:pPr>
        <w:numPr>
          <w:ilvl w:val="0"/>
          <w:numId w:val="209"/>
        </w:numPr>
        <w:ind w:left="720" w:hanging="360"/>
        <w:rPr/>
      </w:pPr>
      <w:r w:rsidDel="00000000" w:rsidR="00000000" w:rsidRPr="00000000">
        <w:rPr>
          <w:rtl w:val="0"/>
        </w:rPr>
        <w:t xml:space="preserve">Object detection (e.g., self-driving cars).</w:t>
      </w:r>
    </w:p>
    <w:p w:rsidR="00000000" w:rsidDel="00000000" w:rsidP="00000000" w:rsidRDefault="00000000" w:rsidRPr="00000000" w14:paraId="000002F6">
      <w:pPr>
        <w:numPr>
          <w:ilvl w:val="0"/>
          <w:numId w:val="209"/>
        </w:numPr>
        <w:ind w:left="720" w:hanging="360"/>
        <w:rPr/>
      </w:pPr>
      <w:r w:rsidDel="00000000" w:rsidR="00000000" w:rsidRPr="00000000">
        <w:rPr>
          <w:rtl w:val="0"/>
        </w:rPr>
        <w:t xml:space="preserve">Image classification (e.g., facial recognition, medical imaging).</w:t>
      </w:r>
    </w:p>
    <w:p w:rsidR="00000000" w:rsidDel="00000000" w:rsidP="00000000" w:rsidRDefault="00000000" w:rsidRPr="00000000" w14:paraId="000002F7">
      <w:pPr>
        <w:numPr>
          <w:ilvl w:val="0"/>
          <w:numId w:val="209"/>
        </w:numPr>
        <w:ind w:left="720" w:hanging="360"/>
        <w:rPr/>
      </w:pPr>
      <w:r w:rsidDel="00000000" w:rsidR="00000000" w:rsidRPr="00000000">
        <w:rPr>
          <w:rtl w:val="0"/>
        </w:rPr>
        <w:t xml:space="preserve">Image segmentation (e.g., highlighting road lanes).</w:t>
      </w:r>
    </w:p>
    <w:p w:rsidR="00000000" w:rsidDel="00000000" w:rsidP="00000000" w:rsidRDefault="00000000" w:rsidRPr="00000000" w14:paraId="000002F8">
      <w:pPr>
        <w:rPr>
          <w:b w:val="1"/>
        </w:rPr>
      </w:pPr>
      <w:r w:rsidDel="00000000" w:rsidR="00000000" w:rsidRPr="00000000">
        <w:rPr>
          <w:b w:val="1"/>
          <w:rtl w:val="0"/>
        </w:rPr>
        <w:t xml:space="preserve">Recurrent Neural Networks (RNNs)</w:t>
      </w:r>
    </w:p>
    <w:p w:rsidR="00000000" w:rsidDel="00000000" w:rsidP="00000000" w:rsidRDefault="00000000" w:rsidRPr="00000000" w14:paraId="000002F9">
      <w:pPr>
        <w:numPr>
          <w:ilvl w:val="0"/>
          <w:numId w:val="210"/>
        </w:numPr>
        <w:ind w:left="720" w:hanging="360"/>
        <w:rPr/>
      </w:pPr>
      <w:r w:rsidDel="00000000" w:rsidR="00000000" w:rsidRPr="00000000">
        <w:rPr>
          <w:b w:val="1"/>
          <w:rtl w:val="0"/>
        </w:rPr>
        <w:t xml:space="preserve">Definition</w:t>
      </w:r>
      <w:r w:rsidDel="00000000" w:rsidR="00000000" w:rsidRPr="00000000">
        <w:rPr>
          <w:rtl w:val="0"/>
        </w:rPr>
        <w:t xml:space="preserve">: RNNs are neural networks designed for sequential data. They use an internal memory (hidden state) to retain information about previous steps in a sequence.</w:t>
      </w:r>
    </w:p>
    <w:p w:rsidR="00000000" w:rsidDel="00000000" w:rsidP="00000000" w:rsidRDefault="00000000" w:rsidRPr="00000000" w14:paraId="000002FA">
      <w:pPr>
        <w:numPr>
          <w:ilvl w:val="0"/>
          <w:numId w:val="210"/>
        </w:numPr>
        <w:ind w:left="720" w:hanging="360"/>
        <w:rPr/>
      </w:pPr>
      <w:r w:rsidDel="00000000" w:rsidR="00000000" w:rsidRPr="00000000">
        <w:rPr>
          <w:b w:val="1"/>
          <w:rtl w:val="0"/>
        </w:rPr>
        <w:t xml:space="preserve">How They Work</w:t>
      </w:r>
      <w:r w:rsidDel="00000000" w:rsidR="00000000" w:rsidRPr="00000000">
        <w:rPr>
          <w:rtl w:val="0"/>
        </w:rPr>
        <w:t xml:space="preserve">:</w:t>
      </w:r>
    </w:p>
    <w:p w:rsidR="00000000" w:rsidDel="00000000" w:rsidP="00000000" w:rsidRDefault="00000000" w:rsidRPr="00000000" w14:paraId="000002FB">
      <w:pPr>
        <w:numPr>
          <w:ilvl w:val="1"/>
          <w:numId w:val="210"/>
        </w:numPr>
        <w:ind w:left="1440" w:hanging="360"/>
        <w:rPr/>
      </w:pPr>
      <w:r w:rsidDel="00000000" w:rsidR="00000000" w:rsidRPr="00000000">
        <w:rPr>
          <w:rtl w:val="0"/>
        </w:rPr>
        <w:t xml:space="preserve">Nodes form a directed graph over a temporal sequence.</w:t>
      </w:r>
    </w:p>
    <w:p w:rsidR="00000000" w:rsidDel="00000000" w:rsidP="00000000" w:rsidRDefault="00000000" w:rsidRPr="00000000" w14:paraId="000002FC">
      <w:pPr>
        <w:numPr>
          <w:ilvl w:val="1"/>
          <w:numId w:val="210"/>
        </w:numPr>
        <w:ind w:left="1440" w:hanging="360"/>
        <w:rPr/>
      </w:pPr>
      <w:r w:rsidDel="00000000" w:rsidR="00000000" w:rsidRPr="00000000">
        <w:rPr>
          <w:rtl w:val="0"/>
        </w:rPr>
        <w:t xml:space="preserve">The current output depends on both the input at the current step and the network's previous state.</w:t>
      </w:r>
    </w:p>
    <w:p w:rsidR="00000000" w:rsidDel="00000000" w:rsidP="00000000" w:rsidRDefault="00000000" w:rsidRPr="00000000" w14:paraId="000002FD">
      <w:pPr>
        <w:numPr>
          <w:ilvl w:val="0"/>
          <w:numId w:val="210"/>
        </w:numPr>
        <w:ind w:left="720" w:hanging="360"/>
        <w:rPr/>
      </w:pPr>
      <w:r w:rsidDel="00000000" w:rsidR="00000000" w:rsidRPr="00000000">
        <w:rPr>
          <w:b w:val="1"/>
          <w:rtl w:val="0"/>
        </w:rPr>
        <w:t xml:space="preserve">Applications</w:t>
      </w:r>
      <w:r w:rsidDel="00000000" w:rsidR="00000000" w:rsidRPr="00000000">
        <w:rPr>
          <w:rtl w:val="0"/>
        </w:rPr>
        <w:t xml:space="preserve">:</w:t>
      </w:r>
    </w:p>
    <w:p w:rsidR="00000000" w:rsidDel="00000000" w:rsidP="00000000" w:rsidRDefault="00000000" w:rsidRPr="00000000" w14:paraId="000002FE">
      <w:pPr>
        <w:numPr>
          <w:ilvl w:val="1"/>
          <w:numId w:val="210"/>
        </w:numPr>
        <w:ind w:left="1440" w:hanging="360"/>
        <w:rPr/>
      </w:pPr>
      <w:r w:rsidDel="00000000" w:rsidR="00000000" w:rsidRPr="00000000">
        <w:rPr>
          <w:rtl w:val="0"/>
        </w:rPr>
        <w:t xml:space="preserve">Audio and video processing.</w:t>
      </w:r>
    </w:p>
    <w:p w:rsidR="00000000" w:rsidDel="00000000" w:rsidP="00000000" w:rsidRDefault="00000000" w:rsidRPr="00000000" w14:paraId="000002FF">
      <w:pPr>
        <w:numPr>
          <w:ilvl w:val="1"/>
          <w:numId w:val="210"/>
        </w:numPr>
        <w:ind w:left="1440" w:hanging="360"/>
        <w:rPr/>
      </w:pPr>
      <w:r w:rsidDel="00000000" w:rsidR="00000000" w:rsidRPr="00000000">
        <w:rPr>
          <w:rtl w:val="0"/>
        </w:rPr>
        <w:t xml:space="preserve">Time series forecasting.</w:t>
      </w:r>
    </w:p>
    <w:p w:rsidR="00000000" w:rsidDel="00000000" w:rsidP="00000000" w:rsidRDefault="00000000" w:rsidRPr="00000000" w14:paraId="00000300">
      <w:pPr>
        <w:numPr>
          <w:ilvl w:val="1"/>
          <w:numId w:val="210"/>
        </w:numPr>
        <w:ind w:left="1440" w:hanging="360"/>
        <w:rPr/>
      </w:pPr>
      <w:r w:rsidDel="00000000" w:rsidR="00000000" w:rsidRPr="00000000">
        <w:rPr>
          <w:rtl w:val="0"/>
        </w:rPr>
        <w:t xml:space="preserve">Natural Language Processing (e.g., text generation, language translation).</w:t>
      </w:r>
    </w:p>
    <w:p w:rsidR="00000000" w:rsidDel="00000000" w:rsidP="00000000" w:rsidRDefault="00000000" w:rsidRPr="00000000" w14:paraId="00000301">
      <w:pPr>
        <w:numPr>
          <w:ilvl w:val="0"/>
          <w:numId w:val="210"/>
        </w:numPr>
        <w:ind w:left="720" w:hanging="360"/>
        <w:rPr/>
      </w:pPr>
      <w:r w:rsidDel="00000000" w:rsidR="00000000" w:rsidRPr="00000000">
        <w:rPr>
          <w:b w:val="1"/>
          <w:rtl w:val="0"/>
        </w:rPr>
        <w:t xml:space="preserve">Key Feature</w:t>
      </w:r>
      <w:r w:rsidDel="00000000" w:rsidR="00000000" w:rsidRPr="00000000">
        <w:rPr>
          <w:rtl w:val="0"/>
        </w:rPr>
        <w:t xml:space="preserve">:</w:t>
      </w:r>
    </w:p>
    <w:p w:rsidR="00000000" w:rsidDel="00000000" w:rsidP="00000000" w:rsidRDefault="00000000" w:rsidRPr="00000000" w14:paraId="00000302">
      <w:pPr>
        <w:numPr>
          <w:ilvl w:val="1"/>
          <w:numId w:val="210"/>
        </w:numPr>
        <w:ind w:left="1440" w:hanging="360"/>
        <w:rPr/>
      </w:pPr>
      <w:r w:rsidDel="00000000" w:rsidR="00000000" w:rsidRPr="00000000">
        <w:rPr>
          <w:rtl w:val="0"/>
        </w:rPr>
        <w:t xml:space="preserve">RNNs handle arbitrary input and output lengths, making them ideal for sequential data.</w:t>
      </w:r>
    </w:p>
    <w:p w:rsidR="00000000" w:rsidDel="00000000" w:rsidP="00000000" w:rsidRDefault="00000000" w:rsidRPr="00000000" w14:paraId="00000303">
      <w:pPr>
        <w:numPr>
          <w:ilvl w:val="0"/>
          <w:numId w:val="210"/>
        </w:numPr>
        <w:ind w:left="720" w:hanging="360"/>
        <w:rPr/>
      </w:pPr>
      <w:r w:rsidDel="00000000" w:rsidR="00000000" w:rsidRPr="00000000">
        <w:rPr>
          <w:b w:val="1"/>
          <w:rtl w:val="0"/>
        </w:rPr>
        <w:t xml:space="preserve">Limitation</w:t>
      </w:r>
      <w:r w:rsidDel="00000000" w:rsidR="00000000" w:rsidRPr="00000000">
        <w:rPr>
          <w:rtl w:val="0"/>
        </w:rPr>
        <w:t xml:space="preserve">:</w:t>
      </w:r>
    </w:p>
    <w:p w:rsidR="00000000" w:rsidDel="00000000" w:rsidP="00000000" w:rsidRDefault="00000000" w:rsidRPr="00000000" w14:paraId="00000304">
      <w:pPr>
        <w:numPr>
          <w:ilvl w:val="1"/>
          <w:numId w:val="210"/>
        </w:numPr>
        <w:ind w:left="1440" w:hanging="360"/>
        <w:rPr/>
      </w:pPr>
      <w:r w:rsidDel="00000000" w:rsidR="00000000" w:rsidRPr="00000000">
        <w:rPr>
          <w:rtl w:val="0"/>
        </w:rPr>
        <w:t xml:space="preserve">Struggles with learning long-term dependencies due to issues like </w:t>
      </w:r>
      <w:r w:rsidDel="00000000" w:rsidR="00000000" w:rsidRPr="00000000">
        <w:rPr>
          <w:b w:val="1"/>
          <w:rtl w:val="0"/>
        </w:rPr>
        <w:t xml:space="preserve">vanishing gradients</w:t>
      </w:r>
      <w:r w:rsidDel="00000000" w:rsidR="00000000" w:rsidRPr="00000000">
        <w:rPr>
          <w:rtl w:val="0"/>
        </w:rPr>
        <w:t xml:space="preserve">.</w:t>
      </w:r>
    </w:p>
    <w:p w:rsidR="00000000" w:rsidDel="00000000" w:rsidP="00000000" w:rsidRDefault="00000000" w:rsidRPr="00000000" w14:paraId="000003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6">
      <w:pPr>
        <w:rPr>
          <w:b w:val="1"/>
        </w:rPr>
      </w:pPr>
      <w:r w:rsidDel="00000000" w:rsidR="00000000" w:rsidRPr="00000000">
        <w:rPr>
          <w:b w:val="1"/>
          <w:rtl w:val="0"/>
        </w:rPr>
        <w:t xml:space="preserve">Long Short-Term Memory (LSTMs)</w:t>
      </w:r>
    </w:p>
    <w:p w:rsidR="00000000" w:rsidDel="00000000" w:rsidP="00000000" w:rsidRDefault="00000000" w:rsidRPr="00000000" w14:paraId="00000307">
      <w:pPr>
        <w:numPr>
          <w:ilvl w:val="0"/>
          <w:numId w:val="211"/>
        </w:numPr>
        <w:ind w:left="720" w:hanging="360"/>
        <w:rPr/>
      </w:pPr>
      <w:r w:rsidDel="00000000" w:rsidR="00000000" w:rsidRPr="00000000">
        <w:rPr>
          <w:b w:val="1"/>
          <w:rtl w:val="0"/>
        </w:rPr>
        <w:t xml:space="preserve">Definition</w:t>
      </w:r>
      <w:r w:rsidDel="00000000" w:rsidR="00000000" w:rsidRPr="00000000">
        <w:rPr>
          <w:rtl w:val="0"/>
        </w:rPr>
        <w:t xml:space="preserve">: LSTMs are an advanced type of RNN designed to overcome the limitations of vanilla RNNs, particularly their inability to learn long-term dependencies.</w:t>
      </w:r>
    </w:p>
    <w:p w:rsidR="00000000" w:rsidDel="00000000" w:rsidP="00000000" w:rsidRDefault="00000000" w:rsidRPr="00000000" w14:paraId="00000308">
      <w:pPr>
        <w:numPr>
          <w:ilvl w:val="0"/>
          <w:numId w:val="211"/>
        </w:numPr>
        <w:ind w:left="720" w:hanging="360"/>
        <w:rPr/>
      </w:pPr>
      <w:r w:rsidDel="00000000" w:rsidR="00000000" w:rsidRPr="00000000">
        <w:rPr>
          <w:b w:val="1"/>
          <w:rtl w:val="0"/>
        </w:rPr>
        <w:t xml:space="preserve">Key Components</w:t>
      </w:r>
      <w:r w:rsidDel="00000000" w:rsidR="00000000" w:rsidRPr="00000000">
        <w:rPr>
          <w:rtl w:val="0"/>
        </w:rPr>
        <w:t xml:space="preserve">:</w:t>
      </w:r>
    </w:p>
    <w:p w:rsidR="00000000" w:rsidDel="00000000" w:rsidP="00000000" w:rsidRDefault="00000000" w:rsidRPr="00000000" w14:paraId="00000309">
      <w:pPr>
        <w:numPr>
          <w:ilvl w:val="1"/>
          <w:numId w:val="211"/>
        </w:numPr>
        <w:ind w:left="1440" w:hanging="360"/>
        <w:rPr/>
      </w:pPr>
      <w:r w:rsidDel="00000000" w:rsidR="00000000" w:rsidRPr="00000000">
        <w:rPr>
          <w:b w:val="1"/>
          <w:rtl w:val="0"/>
        </w:rPr>
        <w:t xml:space="preserve">Cell State</w:t>
      </w:r>
      <w:r w:rsidDel="00000000" w:rsidR="00000000" w:rsidRPr="00000000">
        <w:rPr>
          <w:rtl w:val="0"/>
        </w:rPr>
        <w:t xml:space="preserve">: Stores long-term information.</w:t>
      </w:r>
    </w:p>
    <w:p w:rsidR="00000000" w:rsidDel="00000000" w:rsidP="00000000" w:rsidRDefault="00000000" w:rsidRPr="00000000" w14:paraId="0000030A">
      <w:pPr>
        <w:numPr>
          <w:ilvl w:val="1"/>
          <w:numId w:val="211"/>
        </w:numPr>
        <w:ind w:left="1440" w:hanging="360"/>
        <w:rPr/>
      </w:pPr>
      <w:r w:rsidDel="00000000" w:rsidR="00000000" w:rsidRPr="00000000">
        <w:rPr>
          <w:b w:val="1"/>
          <w:rtl w:val="0"/>
        </w:rPr>
        <w:t xml:space="preserve">Input Gate</w:t>
      </w:r>
      <w:r w:rsidDel="00000000" w:rsidR="00000000" w:rsidRPr="00000000">
        <w:rPr>
          <w:rtl w:val="0"/>
        </w:rPr>
        <w:t xml:space="preserve">: Decides how much new information to add to the cell.</w:t>
      </w:r>
    </w:p>
    <w:p w:rsidR="00000000" w:rsidDel="00000000" w:rsidP="00000000" w:rsidRDefault="00000000" w:rsidRPr="00000000" w14:paraId="0000030B">
      <w:pPr>
        <w:numPr>
          <w:ilvl w:val="1"/>
          <w:numId w:val="211"/>
        </w:numPr>
        <w:ind w:left="1440" w:hanging="360"/>
        <w:rPr/>
      </w:pPr>
      <w:r w:rsidDel="00000000" w:rsidR="00000000" w:rsidRPr="00000000">
        <w:rPr>
          <w:b w:val="1"/>
          <w:rtl w:val="0"/>
        </w:rPr>
        <w:t xml:space="preserve">Forget Gate</w:t>
      </w:r>
      <w:r w:rsidDel="00000000" w:rsidR="00000000" w:rsidRPr="00000000">
        <w:rPr>
          <w:rtl w:val="0"/>
        </w:rPr>
        <w:t xml:space="preserve">: Controls how much information to erase from the cell.</w:t>
      </w:r>
    </w:p>
    <w:p w:rsidR="00000000" w:rsidDel="00000000" w:rsidP="00000000" w:rsidRDefault="00000000" w:rsidRPr="00000000" w14:paraId="0000030C">
      <w:pPr>
        <w:numPr>
          <w:ilvl w:val="1"/>
          <w:numId w:val="211"/>
        </w:numPr>
        <w:ind w:left="1440" w:hanging="360"/>
        <w:rPr/>
      </w:pPr>
      <w:r w:rsidDel="00000000" w:rsidR="00000000" w:rsidRPr="00000000">
        <w:rPr>
          <w:b w:val="1"/>
          <w:rtl w:val="0"/>
        </w:rPr>
        <w:t xml:space="preserve">Output Gate</w:t>
      </w:r>
      <w:r w:rsidDel="00000000" w:rsidR="00000000" w:rsidRPr="00000000">
        <w:rPr>
          <w:rtl w:val="0"/>
        </w:rPr>
        <w:t xml:space="preserve">: Determines how much information to output from the cell.</w:t>
      </w:r>
    </w:p>
    <w:p w:rsidR="00000000" w:rsidDel="00000000" w:rsidP="00000000" w:rsidRDefault="00000000" w:rsidRPr="00000000" w14:paraId="0000030D">
      <w:pPr>
        <w:numPr>
          <w:ilvl w:val="0"/>
          <w:numId w:val="211"/>
        </w:numPr>
        <w:ind w:left="720" w:hanging="360"/>
        <w:rPr/>
      </w:pP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30E">
      <w:pPr>
        <w:numPr>
          <w:ilvl w:val="1"/>
          <w:numId w:val="212"/>
        </w:numPr>
        <w:ind w:left="1440" w:hanging="360"/>
        <w:rPr/>
      </w:pPr>
      <w:r w:rsidDel="00000000" w:rsidR="00000000" w:rsidRPr="00000000">
        <w:rPr>
          <w:rtl w:val="0"/>
        </w:rPr>
        <w:t xml:space="preserve">Capable of learning both short-term and long-term dependencies.</w:t>
      </w:r>
    </w:p>
    <w:p w:rsidR="00000000" w:rsidDel="00000000" w:rsidP="00000000" w:rsidRDefault="00000000" w:rsidRPr="00000000" w14:paraId="0000030F">
      <w:pPr>
        <w:numPr>
          <w:ilvl w:val="1"/>
          <w:numId w:val="212"/>
        </w:numPr>
        <w:ind w:left="1440" w:hanging="360"/>
        <w:rPr/>
      </w:pPr>
      <w:r w:rsidDel="00000000" w:rsidR="00000000" w:rsidRPr="00000000">
        <w:rPr>
          <w:rtl w:val="0"/>
        </w:rPr>
        <w:t xml:space="preserve">More robust in handling sequential data compared to RNNs.</w:t>
      </w:r>
    </w:p>
    <w:p w:rsidR="00000000" w:rsidDel="00000000" w:rsidP="00000000" w:rsidRDefault="00000000" w:rsidRPr="00000000" w14:paraId="00000310">
      <w:pPr>
        <w:numPr>
          <w:ilvl w:val="0"/>
          <w:numId w:val="212"/>
        </w:numPr>
        <w:ind w:left="720" w:hanging="360"/>
        <w:rPr/>
      </w:pPr>
      <w:r w:rsidDel="00000000" w:rsidR="00000000" w:rsidRPr="00000000">
        <w:rPr>
          <w:b w:val="1"/>
          <w:rtl w:val="0"/>
        </w:rPr>
        <w:t xml:space="preserve">Applications</w:t>
      </w:r>
      <w:r w:rsidDel="00000000" w:rsidR="00000000" w:rsidRPr="00000000">
        <w:rPr>
          <w:rtl w:val="0"/>
        </w:rPr>
        <w:t xml:space="preserve">:</w:t>
      </w:r>
    </w:p>
    <w:p w:rsidR="00000000" w:rsidDel="00000000" w:rsidP="00000000" w:rsidRDefault="00000000" w:rsidRPr="00000000" w14:paraId="00000311">
      <w:pPr>
        <w:numPr>
          <w:ilvl w:val="1"/>
          <w:numId w:val="213"/>
        </w:numPr>
        <w:ind w:left="1440" w:hanging="360"/>
        <w:rPr/>
      </w:pPr>
      <w:r w:rsidDel="00000000" w:rsidR="00000000" w:rsidRPr="00000000">
        <w:rPr>
          <w:rtl w:val="0"/>
        </w:rPr>
        <w:t xml:space="preserve">Language modeling.</w:t>
      </w:r>
    </w:p>
    <w:p w:rsidR="00000000" w:rsidDel="00000000" w:rsidP="00000000" w:rsidRDefault="00000000" w:rsidRPr="00000000" w14:paraId="00000312">
      <w:pPr>
        <w:numPr>
          <w:ilvl w:val="1"/>
          <w:numId w:val="213"/>
        </w:numPr>
        <w:ind w:left="1440" w:hanging="360"/>
        <w:rPr/>
      </w:pPr>
      <w:r w:rsidDel="00000000" w:rsidR="00000000" w:rsidRPr="00000000">
        <w:rPr>
          <w:rtl w:val="0"/>
        </w:rPr>
        <w:t xml:space="preserve">Speech recognition.</w:t>
      </w:r>
    </w:p>
    <w:p w:rsidR="00000000" w:rsidDel="00000000" w:rsidP="00000000" w:rsidRDefault="00000000" w:rsidRPr="00000000" w14:paraId="00000313">
      <w:pPr>
        <w:numPr>
          <w:ilvl w:val="1"/>
          <w:numId w:val="213"/>
        </w:numPr>
        <w:ind w:left="1440" w:hanging="360"/>
        <w:rPr/>
      </w:pPr>
      <w:r w:rsidDel="00000000" w:rsidR="00000000" w:rsidRPr="00000000">
        <w:rPr>
          <w:rtl w:val="0"/>
        </w:rPr>
        <w:t xml:space="preserve">Machine translation.</w:t>
      </w:r>
    </w:p>
    <w:p w:rsidR="00000000" w:rsidDel="00000000" w:rsidP="00000000" w:rsidRDefault="00000000" w:rsidRPr="00000000" w14:paraId="000003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5">
      <w:pPr>
        <w:rPr>
          <w:b w:val="1"/>
        </w:rPr>
      </w:pPr>
      <w:r w:rsidDel="00000000" w:rsidR="00000000" w:rsidRPr="00000000">
        <w:rPr>
          <w:b w:val="1"/>
          <w:rtl w:val="0"/>
        </w:rPr>
        <w:t xml:space="preserve">Key Comparison: RNNs vs. LSTMs</w:t>
      </w:r>
    </w:p>
    <w:tbl>
      <w:tblPr>
        <w:tblStyle w:val="Table2"/>
        <w:tblW w:w="9026.0" w:type="dxa"/>
        <w:jc w:val="left"/>
        <w:tblLayout w:type="fixed"/>
        <w:tblLook w:val="0400"/>
      </w:tblPr>
      <w:tblGrid>
        <w:gridCol w:w="2597"/>
        <w:gridCol w:w="2927"/>
        <w:gridCol w:w="3502"/>
        <w:tblGridChange w:id="0">
          <w:tblGrid>
            <w:gridCol w:w="2597"/>
            <w:gridCol w:w="2927"/>
            <w:gridCol w:w="3502"/>
          </w:tblGrid>
        </w:tblGridChange>
      </w:tblGrid>
      <w:tr>
        <w:trPr>
          <w:cantSplit w:val="0"/>
          <w:tblHeader w:val="1"/>
        </w:trPr>
        <w:tc>
          <w:tcPr>
            <w:vAlign w:val="center"/>
          </w:tcPr>
          <w:p w:rsidR="00000000" w:rsidDel="00000000" w:rsidP="00000000" w:rsidRDefault="00000000" w:rsidRPr="00000000" w14:paraId="00000316">
            <w:pPr>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317">
            <w:pPr>
              <w:rPr>
                <w:b w:val="1"/>
              </w:rPr>
            </w:pPr>
            <w:r w:rsidDel="00000000" w:rsidR="00000000" w:rsidRPr="00000000">
              <w:rPr>
                <w:b w:val="1"/>
                <w:rtl w:val="0"/>
              </w:rPr>
              <w:t xml:space="preserve">RNNs</w:t>
            </w:r>
          </w:p>
        </w:tc>
        <w:tc>
          <w:tcPr>
            <w:vAlign w:val="center"/>
          </w:tcPr>
          <w:p w:rsidR="00000000" w:rsidDel="00000000" w:rsidP="00000000" w:rsidRDefault="00000000" w:rsidRPr="00000000" w14:paraId="00000318">
            <w:pPr>
              <w:rPr>
                <w:b w:val="1"/>
              </w:rPr>
            </w:pPr>
            <w:r w:rsidDel="00000000" w:rsidR="00000000" w:rsidRPr="00000000">
              <w:rPr>
                <w:b w:val="1"/>
                <w:rtl w:val="0"/>
              </w:rPr>
              <w:t xml:space="preserve">LSTMs</w:t>
            </w:r>
          </w:p>
        </w:tc>
      </w:tr>
      <w:tr>
        <w:trPr>
          <w:cantSplit w:val="0"/>
          <w:tblHeader w:val="0"/>
        </w:trPr>
        <w:tc>
          <w:tcPr>
            <w:vAlign w:val="center"/>
          </w:tcPr>
          <w:p w:rsidR="00000000" w:rsidDel="00000000" w:rsidP="00000000" w:rsidRDefault="00000000" w:rsidRPr="00000000" w14:paraId="00000319">
            <w:pPr>
              <w:rPr/>
            </w:pPr>
            <w:r w:rsidDel="00000000" w:rsidR="00000000" w:rsidRPr="00000000">
              <w:rPr>
                <w:rtl w:val="0"/>
              </w:rPr>
              <w:t xml:space="preserve">Memory</w:t>
            </w:r>
          </w:p>
        </w:tc>
        <w:tc>
          <w:tcPr>
            <w:vAlign w:val="center"/>
          </w:tcPr>
          <w:p w:rsidR="00000000" w:rsidDel="00000000" w:rsidP="00000000" w:rsidRDefault="00000000" w:rsidRPr="00000000" w14:paraId="0000031A">
            <w:pPr>
              <w:rPr/>
            </w:pPr>
            <w:r w:rsidDel="00000000" w:rsidR="00000000" w:rsidRPr="00000000">
              <w:rPr>
                <w:rtl w:val="0"/>
              </w:rPr>
              <w:t xml:space="preserve">Short-term memory only</w:t>
            </w:r>
          </w:p>
        </w:tc>
        <w:tc>
          <w:tcPr>
            <w:vAlign w:val="center"/>
          </w:tcPr>
          <w:p w:rsidR="00000000" w:rsidDel="00000000" w:rsidP="00000000" w:rsidRDefault="00000000" w:rsidRPr="00000000" w14:paraId="0000031B">
            <w:pPr>
              <w:rPr/>
            </w:pPr>
            <w:r w:rsidDel="00000000" w:rsidR="00000000" w:rsidRPr="00000000">
              <w:rPr>
                <w:rtl w:val="0"/>
              </w:rPr>
              <w:t xml:space="preserve">Long-term and short-term memory</w:t>
            </w:r>
          </w:p>
        </w:tc>
      </w:tr>
      <w:tr>
        <w:trPr>
          <w:cantSplit w:val="0"/>
          <w:tblHeader w:val="0"/>
        </w:trPr>
        <w:tc>
          <w:tcPr>
            <w:vAlign w:val="center"/>
          </w:tcPr>
          <w:p w:rsidR="00000000" w:rsidDel="00000000" w:rsidP="00000000" w:rsidRDefault="00000000" w:rsidRPr="00000000" w14:paraId="0000031C">
            <w:pPr>
              <w:rPr/>
            </w:pPr>
            <w:r w:rsidDel="00000000" w:rsidR="00000000" w:rsidRPr="00000000">
              <w:rPr>
                <w:rtl w:val="0"/>
              </w:rPr>
              <w:t xml:space="preserve">Handles Long Sequences</w:t>
            </w:r>
          </w:p>
        </w:tc>
        <w:tc>
          <w:tcPr>
            <w:vAlign w:val="center"/>
          </w:tcPr>
          <w:p w:rsidR="00000000" w:rsidDel="00000000" w:rsidP="00000000" w:rsidRDefault="00000000" w:rsidRPr="00000000" w14:paraId="0000031D">
            <w:pPr>
              <w:rPr/>
            </w:pPr>
            <w:r w:rsidDel="00000000" w:rsidR="00000000" w:rsidRPr="00000000">
              <w:rPr>
                <w:rtl w:val="0"/>
              </w:rPr>
              <w:t xml:space="preserve">Struggles with dependencies</w:t>
            </w:r>
          </w:p>
        </w:tc>
        <w:tc>
          <w:tcPr>
            <w:vAlign w:val="center"/>
          </w:tcPr>
          <w:p w:rsidR="00000000" w:rsidDel="00000000" w:rsidP="00000000" w:rsidRDefault="00000000" w:rsidRPr="00000000" w14:paraId="0000031E">
            <w:pPr>
              <w:rPr/>
            </w:pPr>
            <w:r w:rsidDel="00000000" w:rsidR="00000000" w:rsidRPr="00000000">
              <w:rPr>
                <w:rtl w:val="0"/>
              </w:rPr>
              <w:t xml:space="preserve">Effective for long dependencies</w:t>
            </w:r>
          </w:p>
        </w:tc>
      </w:tr>
      <w:tr>
        <w:trPr>
          <w:cantSplit w:val="0"/>
          <w:tblHeader w:val="0"/>
        </w:trPr>
        <w:tc>
          <w:tcPr>
            <w:vAlign w:val="center"/>
          </w:tcPr>
          <w:p w:rsidR="00000000" w:rsidDel="00000000" w:rsidP="00000000" w:rsidRDefault="00000000" w:rsidRPr="00000000" w14:paraId="0000031F">
            <w:pPr>
              <w:rPr/>
            </w:pPr>
            <w:r w:rsidDel="00000000" w:rsidR="00000000" w:rsidRPr="00000000">
              <w:rPr>
                <w:rtl w:val="0"/>
              </w:rPr>
              <w:t xml:space="preserve">Use Cases</w:t>
            </w:r>
          </w:p>
        </w:tc>
        <w:tc>
          <w:tcPr>
            <w:vAlign w:val="center"/>
          </w:tcPr>
          <w:p w:rsidR="00000000" w:rsidDel="00000000" w:rsidP="00000000" w:rsidRDefault="00000000" w:rsidRPr="00000000" w14:paraId="00000320">
            <w:pPr>
              <w:rPr/>
            </w:pPr>
            <w:r w:rsidDel="00000000" w:rsidR="00000000" w:rsidRPr="00000000">
              <w:rPr>
                <w:rtl w:val="0"/>
              </w:rPr>
              <w:t xml:space="preserve">Simple sequential tasks</w:t>
            </w:r>
          </w:p>
        </w:tc>
        <w:tc>
          <w:tcPr>
            <w:vAlign w:val="center"/>
          </w:tcPr>
          <w:p w:rsidR="00000000" w:rsidDel="00000000" w:rsidP="00000000" w:rsidRDefault="00000000" w:rsidRPr="00000000" w14:paraId="00000321">
            <w:pPr>
              <w:rPr/>
            </w:pPr>
            <w:r w:rsidDel="00000000" w:rsidR="00000000" w:rsidRPr="00000000">
              <w:rPr>
                <w:rtl w:val="0"/>
              </w:rPr>
              <w:t xml:space="preserve">Complex sequential tasks</w:t>
            </w:r>
          </w:p>
        </w:tc>
      </w:tr>
    </w:tbl>
    <w:p w:rsidR="00000000" w:rsidDel="00000000" w:rsidP="00000000" w:rsidRDefault="00000000" w:rsidRPr="00000000" w14:paraId="00000322">
      <w:pPr>
        <w:rPr>
          <w:b w:val="1"/>
        </w:rPr>
      </w:pPr>
      <w:r w:rsidDel="00000000" w:rsidR="00000000" w:rsidRPr="00000000">
        <w:rPr>
          <w:b w:val="1"/>
          <w:rtl w:val="0"/>
        </w:rPr>
        <w:t xml:space="preserve">Reinforcement Learning Overview</w:t>
      </w:r>
    </w:p>
    <w:p w:rsidR="00000000" w:rsidDel="00000000" w:rsidP="00000000" w:rsidRDefault="00000000" w:rsidRPr="00000000" w14:paraId="00000323">
      <w:pPr>
        <w:numPr>
          <w:ilvl w:val="0"/>
          <w:numId w:val="214"/>
        </w:numPr>
        <w:ind w:left="720" w:hanging="360"/>
        <w:rPr/>
      </w:pPr>
      <w:r w:rsidDel="00000000" w:rsidR="00000000" w:rsidRPr="00000000">
        <w:rPr>
          <w:b w:val="1"/>
          <w:rtl w:val="0"/>
        </w:rPr>
        <w:t xml:space="preserve">Definition</w:t>
      </w:r>
      <w:r w:rsidDel="00000000" w:rsidR="00000000" w:rsidRPr="00000000">
        <w:rPr>
          <w:rtl w:val="0"/>
        </w:rPr>
        <w:t xml:space="preserve">: Reinforcement Learning is a type of machine learning focused on teaching an agent to make sequential decisions in an environment to maximize a reward function.</w:t>
      </w:r>
    </w:p>
    <w:p w:rsidR="00000000" w:rsidDel="00000000" w:rsidP="00000000" w:rsidRDefault="00000000" w:rsidRPr="00000000" w14:paraId="00000324">
      <w:pPr>
        <w:numPr>
          <w:ilvl w:val="0"/>
          <w:numId w:val="214"/>
        </w:numPr>
        <w:ind w:left="720" w:hanging="360"/>
        <w:rPr/>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325">
      <w:pPr>
        <w:numPr>
          <w:ilvl w:val="1"/>
          <w:numId w:val="214"/>
        </w:numPr>
        <w:ind w:left="1440" w:hanging="360"/>
        <w:rPr/>
      </w:pPr>
      <w:r w:rsidDel="00000000" w:rsidR="00000000" w:rsidRPr="00000000">
        <w:rPr>
          <w:rtl w:val="0"/>
        </w:rPr>
        <w:t xml:space="preserve">The agent takes actions, transitions between states, and receives feedback (rewards or penalties).</w:t>
      </w:r>
    </w:p>
    <w:p w:rsidR="00000000" w:rsidDel="00000000" w:rsidP="00000000" w:rsidRDefault="00000000" w:rsidRPr="00000000" w14:paraId="00000326">
      <w:pPr>
        <w:numPr>
          <w:ilvl w:val="1"/>
          <w:numId w:val="214"/>
        </w:numPr>
        <w:ind w:left="1440" w:hanging="360"/>
        <w:rPr/>
      </w:pPr>
      <w:r w:rsidDel="00000000" w:rsidR="00000000" w:rsidRPr="00000000">
        <w:rPr>
          <w:rtl w:val="0"/>
        </w:rPr>
        <w:t xml:space="preserve">The goal is to maximize cumulative rewards over time.</w:t>
      </w:r>
    </w:p>
    <w:p w:rsidR="00000000" w:rsidDel="00000000" w:rsidP="00000000" w:rsidRDefault="00000000" w:rsidRPr="00000000" w14:paraId="000003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rPr>
          <w:b w:val="1"/>
        </w:rPr>
      </w:pPr>
      <w:r w:rsidDel="00000000" w:rsidR="00000000" w:rsidRPr="00000000">
        <w:rPr>
          <w:b w:val="1"/>
          <w:rtl w:val="0"/>
        </w:rPr>
        <w:t xml:space="preserve">Key Components of RL</w:t>
      </w:r>
    </w:p>
    <w:p w:rsidR="00000000" w:rsidDel="00000000" w:rsidP="00000000" w:rsidRDefault="00000000" w:rsidRPr="00000000" w14:paraId="00000329">
      <w:pPr>
        <w:numPr>
          <w:ilvl w:val="0"/>
          <w:numId w:val="215"/>
        </w:numPr>
        <w:ind w:left="720" w:hanging="360"/>
        <w:rPr/>
      </w:pPr>
      <w:r w:rsidDel="00000000" w:rsidR="00000000" w:rsidRPr="00000000">
        <w:rPr>
          <w:b w:val="1"/>
          <w:rtl w:val="0"/>
        </w:rPr>
        <w:t xml:space="preserve">Reward Function</w:t>
      </w:r>
      <w:r w:rsidDel="00000000" w:rsidR="00000000" w:rsidRPr="00000000">
        <w:rPr>
          <w:rtl w:val="0"/>
        </w:rPr>
        <w:t xml:space="preserve">:</w:t>
      </w:r>
    </w:p>
    <w:p w:rsidR="00000000" w:rsidDel="00000000" w:rsidP="00000000" w:rsidRDefault="00000000" w:rsidRPr="00000000" w14:paraId="0000032A">
      <w:pPr>
        <w:numPr>
          <w:ilvl w:val="1"/>
          <w:numId w:val="215"/>
        </w:numPr>
        <w:ind w:left="1440" w:hanging="360"/>
        <w:rPr/>
      </w:pPr>
      <w:r w:rsidDel="00000000" w:rsidR="00000000" w:rsidRPr="00000000">
        <w:rPr>
          <w:rtl w:val="0"/>
        </w:rPr>
        <w:t xml:space="preserve">Quantifies how good or bad an action is in a specific state.</w:t>
      </w:r>
    </w:p>
    <w:p w:rsidR="00000000" w:rsidDel="00000000" w:rsidP="00000000" w:rsidRDefault="00000000" w:rsidRPr="00000000" w14:paraId="0000032B">
      <w:pPr>
        <w:numPr>
          <w:ilvl w:val="1"/>
          <w:numId w:val="215"/>
        </w:numPr>
        <w:ind w:left="1440" w:hanging="360"/>
        <w:rPr/>
      </w:pPr>
      <w:r w:rsidDel="00000000" w:rsidR="00000000" w:rsidRPr="00000000">
        <w:rPr>
          <w:rtl w:val="0"/>
        </w:rPr>
        <w:t xml:space="preserve">Defines the overall goal of the RL problem.</w:t>
      </w:r>
    </w:p>
    <w:p w:rsidR="00000000" w:rsidDel="00000000" w:rsidP="00000000" w:rsidRDefault="00000000" w:rsidRPr="00000000" w14:paraId="0000032C">
      <w:pPr>
        <w:numPr>
          <w:ilvl w:val="0"/>
          <w:numId w:val="215"/>
        </w:numPr>
        <w:ind w:left="720" w:hanging="360"/>
        <w:rPr/>
      </w:pPr>
      <w:r w:rsidDel="00000000" w:rsidR="00000000" w:rsidRPr="00000000">
        <w:rPr>
          <w:b w:val="1"/>
          <w:rtl w:val="0"/>
        </w:rPr>
        <w:t xml:space="preserve">Policy</w:t>
      </w:r>
      <w:r w:rsidDel="00000000" w:rsidR="00000000" w:rsidRPr="00000000">
        <w:rPr>
          <w:rtl w:val="0"/>
        </w:rPr>
        <w:t xml:space="preserve">:</w:t>
      </w:r>
    </w:p>
    <w:p w:rsidR="00000000" w:rsidDel="00000000" w:rsidP="00000000" w:rsidRDefault="00000000" w:rsidRPr="00000000" w14:paraId="0000032D">
      <w:pPr>
        <w:numPr>
          <w:ilvl w:val="1"/>
          <w:numId w:val="215"/>
        </w:numPr>
        <w:ind w:left="1440" w:hanging="360"/>
        <w:rPr/>
      </w:pPr>
      <w:r w:rsidDel="00000000" w:rsidR="00000000" w:rsidRPr="00000000">
        <w:rPr>
          <w:rtl w:val="0"/>
        </w:rPr>
        <w:t xml:space="preserve">The strategy that the agent uses to decide on actions based on states.</w:t>
      </w:r>
    </w:p>
    <w:p w:rsidR="00000000" w:rsidDel="00000000" w:rsidP="00000000" w:rsidRDefault="00000000" w:rsidRPr="00000000" w14:paraId="0000032E">
      <w:pPr>
        <w:numPr>
          <w:ilvl w:val="1"/>
          <w:numId w:val="215"/>
        </w:numPr>
        <w:ind w:left="1440" w:hanging="360"/>
        <w:rPr/>
      </w:pPr>
      <w:r w:rsidDel="00000000" w:rsidR="00000000" w:rsidRPr="00000000">
        <w:rPr>
          <w:rtl w:val="0"/>
        </w:rPr>
        <w:t xml:space="preserve">Maps states to actions.</w:t>
      </w:r>
    </w:p>
    <w:p w:rsidR="00000000" w:rsidDel="00000000" w:rsidP="00000000" w:rsidRDefault="00000000" w:rsidRPr="00000000" w14:paraId="0000032F">
      <w:pPr>
        <w:numPr>
          <w:ilvl w:val="0"/>
          <w:numId w:val="215"/>
        </w:numPr>
        <w:ind w:left="720" w:hanging="360"/>
        <w:rPr/>
      </w:pPr>
      <w:r w:rsidDel="00000000" w:rsidR="00000000" w:rsidRPr="00000000">
        <w:rPr>
          <w:b w:val="1"/>
          <w:rtl w:val="0"/>
        </w:rPr>
        <w:t xml:space="preserve">Model</w:t>
      </w:r>
      <w:r w:rsidDel="00000000" w:rsidR="00000000" w:rsidRPr="00000000">
        <w:rPr>
          <w:rtl w:val="0"/>
        </w:rPr>
        <w:t xml:space="preserve">:</w:t>
      </w:r>
    </w:p>
    <w:p w:rsidR="00000000" w:rsidDel="00000000" w:rsidP="00000000" w:rsidRDefault="00000000" w:rsidRPr="00000000" w14:paraId="00000330">
      <w:pPr>
        <w:numPr>
          <w:ilvl w:val="1"/>
          <w:numId w:val="215"/>
        </w:numPr>
        <w:ind w:left="1440" w:hanging="360"/>
        <w:rPr/>
      </w:pPr>
      <w:r w:rsidDel="00000000" w:rsidR="00000000" w:rsidRPr="00000000">
        <w:rPr>
          <w:rtl w:val="0"/>
        </w:rPr>
        <w:t xml:space="preserve">Represents the environment's behavior.</w:t>
      </w:r>
    </w:p>
    <w:p w:rsidR="00000000" w:rsidDel="00000000" w:rsidP="00000000" w:rsidRDefault="00000000" w:rsidRPr="00000000" w14:paraId="00000331">
      <w:pPr>
        <w:numPr>
          <w:ilvl w:val="1"/>
          <w:numId w:val="215"/>
        </w:numPr>
        <w:ind w:left="1440" w:hanging="360"/>
        <w:rPr/>
      </w:pPr>
      <w:r w:rsidDel="00000000" w:rsidR="00000000" w:rsidRPr="00000000">
        <w:rPr>
          <w:rtl w:val="0"/>
        </w:rPr>
        <w:t xml:space="preserve">Predicts the next state and reward given a current state and action.</w:t>
      </w:r>
    </w:p>
    <w:p w:rsidR="00000000" w:rsidDel="00000000" w:rsidP="00000000" w:rsidRDefault="00000000" w:rsidRPr="00000000" w14:paraId="00000332">
      <w:pPr>
        <w:numPr>
          <w:ilvl w:val="0"/>
          <w:numId w:val="215"/>
        </w:numPr>
        <w:ind w:left="720" w:hanging="360"/>
        <w:rPr/>
      </w:pPr>
      <w:r w:rsidDel="00000000" w:rsidR="00000000" w:rsidRPr="00000000">
        <w:rPr>
          <w:b w:val="1"/>
          <w:rtl w:val="0"/>
        </w:rPr>
        <w:t xml:space="preserve">Value Function</w:t>
      </w:r>
      <w:r w:rsidDel="00000000" w:rsidR="00000000" w:rsidRPr="00000000">
        <w:rPr>
          <w:rtl w:val="0"/>
        </w:rPr>
        <w:t xml:space="preserve">:</w:t>
      </w:r>
    </w:p>
    <w:p w:rsidR="00000000" w:rsidDel="00000000" w:rsidP="00000000" w:rsidRDefault="00000000" w:rsidRPr="00000000" w14:paraId="00000333">
      <w:pPr>
        <w:numPr>
          <w:ilvl w:val="1"/>
          <w:numId w:val="215"/>
        </w:numPr>
        <w:ind w:left="1440" w:hanging="360"/>
        <w:rPr/>
      </w:pPr>
      <w:r w:rsidDel="00000000" w:rsidR="00000000" w:rsidRPr="00000000">
        <w:rPr>
          <w:rtl w:val="0"/>
        </w:rPr>
        <w:t xml:space="preserve">Estimates the long-term cumulative reward expected from a state.</w:t>
      </w:r>
    </w:p>
    <w:p w:rsidR="00000000" w:rsidDel="00000000" w:rsidP="00000000" w:rsidRDefault="00000000" w:rsidRPr="00000000" w14:paraId="00000334">
      <w:pPr>
        <w:numPr>
          <w:ilvl w:val="1"/>
          <w:numId w:val="215"/>
        </w:numPr>
        <w:ind w:left="1440" w:hanging="360"/>
        <w:rPr/>
      </w:pPr>
      <w:r w:rsidDel="00000000" w:rsidR="00000000" w:rsidRPr="00000000">
        <w:rPr>
          <w:rtl w:val="0"/>
        </w:rPr>
        <w:t xml:space="preserve">Helps optimize decisions to achieve long-term benefits.</w:t>
      </w:r>
    </w:p>
    <w:p w:rsidR="00000000" w:rsidDel="00000000" w:rsidP="00000000" w:rsidRDefault="00000000" w:rsidRPr="00000000" w14:paraId="000003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6">
      <w:pPr>
        <w:rPr>
          <w:b w:val="1"/>
        </w:rPr>
      </w:pPr>
      <w:r w:rsidDel="00000000" w:rsidR="00000000" w:rsidRPr="00000000">
        <w:rPr>
          <w:b w:val="1"/>
          <w:rtl w:val="0"/>
        </w:rPr>
        <w:t xml:space="preserve">Applications</w:t>
      </w:r>
    </w:p>
    <w:p w:rsidR="00000000" w:rsidDel="00000000" w:rsidP="00000000" w:rsidRDefault="00000000" w:rsidRPr="00000000" w14:paraId="00000337">
      <w:pPr>
        <w:numPr>
          <w:ilvl w:val="0"/>
          <w:numId w:val="217"/>
        </w:numPr>
        <w:ind w:left="720" w:hanging="360"/>
        <w:rPr/>
      </w:pPr>
      <w:r w:rsidDel="00000000" w:rsidR="00000000" w:rsidRPr="00000000">
        <w:rPr>
          <w:b w:val="1"/>
          <w:rtl w:val="0"/>
        </w:rPr>
        <w:t xml:space="preserve">Gaming</w:t>
      </w:r>
      <w:r w:rsidDel="00000000" w:rsidR="00000000" w:rsidRPr="00000000">
        <w:rPr>
          <w:rtl w:val="0"/>
        </w:rPr>
        <w:t xml:space="preserve">: AlphaGo, chess, StarCraft, and other complex games.</w:t>
      </w:r>
    </w:p>
    <w:p w:rsidR="00000000" w:rsidDel="00000000" w:rsidP="00000000" w:rsidRDefault="00000000" w:rsidRPr="00000000" w14:paraId="00000338">
      <w:pPr>
        <w:numPr>
          <w:ilvl w:val="0"/>
          <w:numId w:val="217"/>
        </w:numPr>
        <w:ind w:left="720" w:hanging="360"/>
        <w:rPr/>
      </w:pPr>
      <w:r w:rsidDel="00000000" w:rsidR="00000000" w:rsidRPr="00000000">
        <w:rPr>
          <w:b w:val="1"/>
          <w:rtl w:val="0"/>
        </w:rPr>
        <w:t xml:space="preserve">Robotics</w:t>
      </w:r>
      <w:r w:rsidDel="00000000" w:rsidR="00000000" w:rsidRPr="00000000">
        <w:rPr>
          <w:rtl w:val="0"/>
        </w:rPr>
        <w:t xml:space="preserve">: Control systems and autonomous navigation.</w:t>
      </w:r>
    </w:p>
    <w:p w:rsidR="00000000" w:rsidDel="00000000" w:rsidP="00000000" w:rsidRDefault="00000000" w:rsidRPr="00000000" w14:paraId="000003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A">
      <w:pPr>
        <w:rPr>
          <w:b w:val="1"/>
        </w:rPr>
      </w:pPr>
      <w:r w:rsidDel="00000000" w:rsidR="00000000" w:rsidRPr="00000000">
        <w:rPr>
          <w:b w:val="1"/>
          <w:rtl w:val="0"/>
        </w:rPr>
        <w:t xml:space="preserve">Key Interview Points</w:t>
      </w:r>
    </w:p>
    <w:p w:rsidR="00000000" w:rsidDel="00000000" w:rsidP="00000000" w:rsidRDefault="00000000" w:rsidRPr="00000000" w14:paraId="0000033B">
      <w:pPr>
        <w:numPr>
          <w:ilvl w:val="0"/>
          <w:numId w:val="218"/>
        </w:numPr>
        <w:ind w:left="720" w:hanging="360"/>
        <w:rPr/>
      </w:pPr>
      <w:r w:rsidDel="00000000" w:rsidR="00000000" w:rsidRPr="00000000">
        <w:rPr>
          <w:rtl w:val="0"/>
        </w:rPr>
        <w:t xml:space="preserve">RL is particularly relevant when actions must be optimized rather than just predictions.</w:t>
      </w:r>
    </w:p>
    <w:p w:rsidR="00000000" w:rsidDel="00000000" w:rsidP="00000000" w:rsidRDefault="00000000" w:rsidRPr="00000000" w14:paraId="0000033C">
      <w:pPr>
        <w:numPr>
          <w:ilvl w:val="0"/>
          <w:numId w:val="218"/>
        </w:numPr>
        <w:ind w:left="720" w:hanging="360"/>
        <w:rPr/>
      </w:pPr>
      <w:r w:rsidDel="00000000" w:rsidR="00000000" w:rsidRPr="00000000">
        <w:rPr>
          <w:rtl w:val="0"/>
        </w:rPr>
        <w:t xml:space="preserve">It assumes that the "good" actions are not predefined, unlike supervised learning.</w:t>
      </w:r>
    </w:p>
    <w:p w:rsidR="00000000" w:rsidDel="00000000" w:rsidP="00000000" w:rsidRDefault="00000000" w:rsidRPr="00000000" w14:paraId="0000033D">
      <w:pPr>
        <w:numPr>
          <w:ilvl w:val="0"/>
          <w:numId w:val="218"/>
        </w:numPr>
        <w:ind w:left="720" w:hanging="360"/>
        <w:rPr/>
      </w:pPr>
      <w:r w:rsidDel="00000000" w:rsidR="00000000" w:rsidRPr="00000000">
        <w:rPr>
          <w:rtl w:val="0"/>
        </w:rPr>
        <w:t xml:space="preserve">Common use cases in interviews include gaming and robotics scenarios.</w:t>
      </w:r>
    </w:p>
    <w:p w:rsidR="00000000" w:rsidDel="00000000" w:rsidP="00000000" w:rsidRDefault="00000000" w:rsidRPr="00000000" w14:paraId="0000033E">
      <w:pPr>
        <w:rPr>
          <w:b w:val="1"/>
        </w:rPr>
      </w:pPr>
      <w:r w:rsidDel="00000000" w:rsidR="00000000" w:rsidRPr="00000000">
        <w:rPr>
          <w:b w:val="1"/>
          <w:rtl w:val="0"/>
        </w:rPr>
        <w:t xml:space="preserve">Overview</w:t>
      </w:r>
    </w:p>
    <w:p w:rsidR="00000000" w:rsidDel="00000000" w:rsidP="00000000" w:rsidRDefault="00000000" w:rsidRPr="00000000" w14:paraId="0000033F">
      <w:pPr>
        <w:numPr>
          <w:ilvl w:val="0"/>
          <w:numId w:val="219"/>
        </w:numPr>
        <w:ind w:left="720" w:hanging="360"/>
        <w:rPr/>
      </w:pPr>
      <w:r w:rsidDel="00000000" w:rsidR="00000000" w:rsidRPr="00000000">
        <w:rPr>
          <w:b w:val="1"/>
          <w:rtl w:val="0"/>
        </w:rPr>
        <w:t xml:space="preserve">Purpose</w:t>
      </w:r>
      <w:r w:rsidDel="00000000" w:rsidR="00000000" w:rsidRPr="00000000">
        <w:rPr>
          <w:rtl w:val="0"/>
        </w:rPr>
        <w:t xml:space="preserve">: Interviewers test how well you can apply ML techniques to solve real-world problems, not just theoretical knowledge or algorithm implementation.</w:t>
      </w:r>
    </w:p>
    <w:p w:rsidR="00000000" w:rsidDel="00000000" w:rsidP="00000000" w:rsidRDefault="00000000" w:rsidRPr="00000000" w14:paraId="00000340">
      <w:pPr>
        <w:numPr>
          <w:ilvl w:val="0"/>
          <w:numId w:val="219"/>
        </w:numPr>
        <w:ind w:left="720" w:hanging="360"/>
        <w:rPr/>
      </w:pPr>
      <w:r w:rsidDel="00000000" w:rsidR="00000000" w:rsidRPr="00000000">
        <w:rPr>
          <w:b w:val="1"/>
          <w:rtl w:val="0"/>
        </w:rPr>
        <w:t xml:space="preserve">Focus</w:t>
      </w:r>
      <w:r w:rsidDel="00000000" w:rsidR="00000000" w:rsidRPr="00000000">
        <w:rPr>
          <w:rtl w:val="0"/>
        </w:rPr>
        <w:t xml:space="preserve">: Understanding business goals, constraints, and how ML fits into solving specific problems.</w:t>
      </w:r>
    </w:p>
    <w:p w:rsidR="00000000" w:rsidDel="00000000" w:rsidP="00000000" w:rsidRDefault="00000000" w:rsidRPr="00000000" w14:paraId="00000341">
      <w:pPr>
        <w:numPr>
          <w:ilvl w:val="0"/>
          <w:numId w:val="219"/>
        </w:numPr>
        <w:ind w:left="720" w:hanging="360"/>
        <w:rPr/>
      </w:pPr>
      <w:r w:rsidDel="00000000" w:rsidR="00000000" w:rsidRPr="00000000">
        <w:rPr>
          <w:b w:val="1"/>
          <w:rtl w:val="0"/>
        </w:rPr>
        <w:t xml:space="preserve">Key Skills</w:t>
      </w:r>
      <w:r w:rsidDel="00000000" w:rsidR="00000000" w:rsidRPr="00000000">
        <w:rPr>
          <w:rtl w:val="0"/>
        </w:rPr>
        <w:t xml:space="preserve">: Asking the right questions, designing data pipelines, choosing evaluation metrics, and considering deployment strategies.</w:t>
      </w:r>
    </w:p>
    <w:p w:rsidR="00000000" w:rsidDel="00000000" w:rsidP="00000000" w:rsidRDefault="00000000" w:rsidRPr="00000000" w14:paraId="000003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3">
      <w:pPr>
        <w:rPr>
          <w:b w:val="1"/>
        </w:rPr>
      </w:pPr>
      <w:r w:rsidDel="00000000" w:rsidR="00000000" w:rsidRPr="00000000">
        <w:rPr>
          <w:b w:val="1"/>
          <w:rtl w:val="0"/>
        </w:rPr>
        <w:t xml:space="preserve">Step 1: Clarify the Problem and Constraints</w:t>
      </w:r>
    </w:p>
    <w:p w:rsidR="00000000" w:rsidDel="00000000" w:rsidP="00000000" w:rsidRDefault="00000000" w:rsidRPr="00000000" w14:paraId="00000344">
      <w:pPr>
        <w:numPr>
          <w:ilvl w:val="0"/>
          <w:numId w:val="220"/>
        </w:numPr>
        <w:ind w:left="720" w:hanging="360"/>
        <w:rPr/>
      </w:pPr>
      <w:r w:rsidDel="00000000" w:rsidR="00000000" w:rsidRPr="00000000">
        <w:rPr>
          <w:b w:val="1"/>
          <w:rtl w:val="0"/>
        </w:rPr>
        <w:t xml:space="preserve">Understand the Business Context</w:t>
      </w:r>
      <w:r w:rsidDel="00000000" w:rsidR="00000000" w:rsidRPr="00000000">
        <w:rPr>
          <w:rtl w:val="0"/>
        </w:rPr>
        <w:t xml:space="preserve">:</w:t>
      </w:r>
    </w:p>
    <w:p w:rsidR="00000000" w:rsidDel="00000000" w:rsidP="00000000" w:rsidRDefault="00000000" w:rsidRPr="00000000" w14:paraId="00000345">
      <w:pPr>
        <w:numPr>
          <w:ilvl w:val="1"/>
          <w:numId w:val="220"/>
        </w:numPr>
        <w:ind w:left="1440" w:hanging="360"/>
        <w:rPr/>
      </w:pPr>
      <w:r w:rsidDel="00000000" w:rsidR="00000000" w:rsidRPr="00000000">
        <w:rPr>
          <w:rtl w:val="0"/>
        </w:rPr>
        <w:t xml:space="preserve">What problem is being solved? How does it impact the business and stakeholders?</w:t>
      </w:r>
    </w:p>
    <w:p w:rsidR="00000000" w:rsidDel="00000000" w:rsidP="00000000" w:rsidRDefault="00000000" w:rsidRPr="00000000" w14:paraId="00000346">
      <w:pPr>
        <w:numPr>
          <w:ilvl w:val="1"/>
          <w:numId w:val="220"/>
        </w:numPr>
        <w:ind w:left="1440" w:hanging="360"/>
        <w:rPr/>
      </w:pPr>
      <w:r w:rsidDel="00000000" w:rsidR="00000000" w:rsidRPr="00000000">
        <w:rPr>
          <w:rtl w:val="0"/>
        </w:rPr>
        <w:t xml:space="preserve">Are there regulatory or ethical considerations (e.g., data privacy laws)?</w:t>
      </w:r>
    </w:p>
    <w:p w:rsidR="00000000" w:rsidDel="00000000" w:rsidP="00000000" w:rsidRDefault="00000000" w:rsidRPr="00000000" w14:paraId="00000347">
      <w:pPr>
        <w:numPr>
          <w:ilvl w:val="0"/>
          <w:numId w:val="220"/>
        </w:numPr>
        <w:ind w:left="720" w:hanging="360"/>
        <w:rPr/>
      </w:pPr>
      <w:r w:rsidDel="00000000" w:rsidR="00000000" w:rsidRPr="00000000">
        <w:rPr>
          <w:b w:val="1"/>
          <w:rtl w:val="0"/>
        </w:rPr>
        <w:t xml:space="preserve">Questions to Clarify the Problem</w:t>
      </w:r>
      <w:r w:rsidDel="00000000" w:rsidR="00000000" w:rsidRPr="00000000">
        <w:rPr>
          <w:rtl w:val="0"/>
        </w:rPr>
        <w:t xml:space="preserve">:</w:t>
      </w:r>
    </w:p>
    <w:p w:rsidR="00000000" w:rsidDel="00000000" w:rsidP="00000000" w:rsidRDefault="00000000" w:rsidRPr="00000000" w14:paraId="00000348">
      <w:pPr>
        <w:numPr>
          <w:ilvl w:val="1"/>
          <w:numId w:val="220"/>
        </w:numPr>
        <w:ind w:left="1440" w:hanging="360"/>
        <w:rPr/>
      </w:pPr>
      <w:r w:rsidDel="00000000" w:rsidR="00000000" w:rsidRPr="00000000">
        <w:rPr>
          <w:rtl w:val="0"/>
        </w:rPr>
        <w:t xml:space="preserve">What is the dependent variable (target) to be modeled? For example, in a churn prediction model, how do you define churn?</w:t>
      </w:r>
    </w:p>
    <w:p w:rsidR="00000000" w:rsidDel="00000000" w:rsidP="00000000" w:rsidRDefault="00000000" w:rsidRPr="00000000" w14:paraId="00000349">
      <w:pPr>
        <w:numPr>
          <w:ilvl w:val="1"/>
          <w:numId w:val="220"/>
        </w:numPr>
        <w:ind w:left="1440" w:hanging="360"/>
        <w:rPr/>
      </w:pPr>
      <w:r w:rsidDel="00000000" w:rsidR="00000000" w:rsidRPr="00000000">
        <w:rPr>
          <w:rtl w:val="0"/>
        </w:rPr>
        <w:t xml:space="preserve">How has the problem been approached previously, and what baseline metrics exist?</w:t>
      </w:r>
    </w:p>
    <w:p w:rsidR="00000000" w:rsidDel="00000000" w:rsidP="00000000" w:rsidRDefault="00000000" w:rsidRPr="00000000" w14:paraId="0000034A">
      <w:pPr>
        <w:numPr>
          <w:ilvl w:val="1"/>
          <w:numId w:val="220"/>
        </w:numPr>
        <w:ind w:left="1440" w:hanging="360"/>
        <w:rPr/>
      </w:pPr>
      <w:r w:rsidDel="00000000" w:rsidR="00000000" w:rsidRPr="00000000">
        <w:rPr>
          <w:rtl w:val="0"/>
        </w:rPr>
        <w:t xml:space="preserve">Is ML necessary, or would a simpler heuristic-based approach suffice?</w:t>
      </w:r>
    </w:p>
    <w:p w:rsidR="00000000" w:rsidDel="00000000" w:rsidP="00000000" w:rsidRDefault="00000000" w:rsidRPr="00000000" w14:paraId="0000034B">
      <w:pPr>
        <w:numPr>
          <w:ilvl w:val="0"/>
          <w:numId w:val="220"/>
        </w:numPr>
        <w:ind w:left="720" w:hanging="360"/>
        <w:rPr/>
      </w:pPr>
      <w:r w:rsidDel="00000000" w:rsidR="00000000" w:rsidRPr="00000000">
        <w:rPr>
          <w:b w:val="1"/>
          <w:rtl w:val="0"/>
        </w:rPr>
        <w:t xml:space="preserve">Define Constraints</w:t>
      </w:r>
      <w:r w:rsidDel="00000000" w:rsidR="00000000" w:rsidRPr="00000000">
        <w:rPr>
          <w:rtl w:val="0"/>
        </w:rPr>
        <w:t xml:space="preserve">:</w:t>
      </w:r>
    </w:p>
    <w:p w:rsidR="00000000" w:rsidDel="00000000" w:rsidP="00000000" w:rsidRDefault="00000000" w:rsidRPr="00000000" w14:paraId="0000034C">
      <w:pPr>
        <w:numPr>
          <w:ilvl w:val="1"/>
          <w:numId w:val="220"/>
        </w:numPr>
        <w:ind w:left="1440" w:hanging="360"/>
        <w:rPr/>
      </w:pPr>
      <w:r w:rsidDel="00000000" w:rsidR="00000000" w:rsidRPr="00000000">
        <w:rPr>
          <w:rtl w:val="0"/>
        </w:rPr>
        <w:t xml:space="preserve">What are the technical and resource limitations (e.g., latency, throughput)?</w:t>
      </w:r>
    </w:p>
    <w:p w:rsidR="00000000" w:rsidDel="00000000" w:rsidP="00000000" w:rsidRDefault="00000000" w:rsidRPr="00000000" w14:paraId="0000034D">
      <w:pPr>
        <w:numPr>
          <w:ilvl w:val="1"/>
          <w:numId w:val="220"/>
        </w:numPr>
        <w:ind w:left="1440" w:hanging="360"/>
        <w:rPr/>
      </w:pPr>
      <w:r w:rsidDel="00000000" w:rsidR="00000000" w:rsidRPr="00000000">
        <w:rPr>
          <w:rtl w:val="0"/>
        </w:rPr>
        <w:t xml:space="preserve">How will the solution be deployed (e.g., on-device or cloud)?</w:t>
      </w:r>
    </w:p>
    <w:p w:rsidR="00000000" w:rsidDel="00000000" w:rsidP="00000000" w:rsidRDefault="00000000" w:rsidRPr="00000000" w14:paraId="0000034E">
      <w:pPr>
        <w:numPr>
          <w:ilvl w:val="1"/>
          <w:numId w:val="220"/>
        </w:numPr>
        <w:ind w:left="1440" w:hanging="360"/>
        <w:rPr/>
      </w:pPr>
      <w:r w:rsidDel="00000000" w:rsidR="00000000" w:rsidRPr="00000000">
        <w:rPr>
          <w:rtl w:val="0"/>
        </w:rPr>
        <w:t xml:space="preserve">What is the acceptable trade-off between model complexity and deployment cost?</w:t>
      </w:r>
    </w:p>
    <w:p w:rsidR="00000000" w:rsidDel="00000000" w:rsidP="00000000" w:rsidRDefault="00000000" w:rsidRPr="00000000" w14:paraId="000003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rPr>
          <w:b w:val="1"/>
        </w:rPr>
      </w:pPr>
      <w:r w:rsidDel="00000000" w:rsidR="00000000" w:rsidRPr="00000000">
        <w:rPr>
          <w:b w:val="1"/>
          <w:rtl w:val="0"/>
        </w:rPr>
        <w:t xml:space="preserve">Key Considerations</w:t>
      </w:r>
    </w:p>
    <w:p w:rsidR="00000000" w:rsidDel="00000000" w:rsidP="00000000" w:rsidRDefault="00000000" w:rsidRPr="00000000" w14:paraId="00000351">
      <w:pPr>
        <w:numPr>
          <w:ilvl w:val="0"/>
          <w:numId w:val="221"/>
        </w:numPr>
        <w:ind w:left="720" w:hanging="360"/>
        <w:rPr/>
      </w:pPr>
      <w:r w:rsidDel="00000000" w:rsidR="00000000" w:rsidRPr="00000000">
        <w:rPr>
          <w:b w:val="1"/>
          <w:rtl w:val="0"/>
        </w:rPr>
        <w:t xml:space="preserve">Business Impact</w:t>
      </w:r>
      <w:r w:rsidDel="00000000" w:rsidR="00000000" w:rsidRPr="00000000">
        <w:rPr>
          <w:rtl w:val="0"/>
        </w:rPr>
        <w:t xml:space="preserve">:</w:t>
      </w:r>
    </w:p>
    <w:p w:rsidR="00000000" w:rsidDel="00000000" w:rsidP="00000000" w:rsidRDefault="00000000" w:rsidRPr="00000000" w14:paraId="00000352">
      <w:pPr>
        <w:numPr>
          <w:ilvl w:val="1"/>
          <w:numId w:val="221"/>
        </w:numPr>
        <w:ind w:left="1440" w:hanging="360"/>
        <w:rPr/>
      </w:pPr>
      <w:r w:rsidDel="00000000" w:rsidR="00000000" w:rsidRPr="00000000">
        <w:rPr>
          <w:rtl w:val="0"/>
        </w:rPr>
        <w:t xml:space="preserve">How will the ML solution add value to the business?</w:t>
      </w:r>
    </w:p>
    <w:p w:rsidR="00000000" w:rsidDel="00000000" w:rsidP="00000000" w:rsidRDefault="00000000" w:rsidRPr="00000000" w14:paraId="00000353">
      <w:pPr>
        <w:numPr>
          <w:ilvl w:val="1"/>
          <w:numId w:val="221"/>
        </w:numPr>
        <w:ind w:left="1440" w:hanging="360"/>
        <w:rPr/>
      </w:pPr>
      <w:r w:rsidDel="00000000" w:rsidR="00000000" w:rsidRPr="00000000">
        <w:rPr>
          <w:rtl w:val="0"/>
        </w:rPr>
        <w:t xml:space="preserve">Who are the end users, and how will they benefit from the solution?</w:t>
      </w:r>
    </w:p>
    <w:p w:rsidR="00000000" w:rsidDel="00000000" w:rsidP="00000000" w:rsidRDefault="00000000" w:rsidRPr="00000000" w14:paraId="00000354">
      <w:pPr>
        <w:numPr>
          <w:ilvl w:val="0"/>
          <w:numId w:val="221"/>
        </w:numPr>
        <w:ind w:left="720" w:hanging="360"/>
        <w:rPr/>
      </w:pPr>
      <w:r w:rsidDel="00000000" w:rsidR="00000000" w:rsidRPr="00000000">
        <w:rPr>
          <w:b w:val="1"/>
          <w:rtl w:val="0"/>
        </w:rPr>
        <w:t xml:space="preserve">Model Risks</w:t>
      </w:r>
      <w:r w:rsidDel="00000000" w:rsidR="00000000" w:rsidRPr="00000000">
        <w:rPr>
          <w:rtl w:val="0"/>
        </w:rPr>
        <w:t xml:space="preserve">:</w:t>
      </w:r>
    </w:p>
    <w:p w:rsidR="00000000" w:rsidDel="00000000" w:rsidP="00000000" w:rsidRDefault="00000000" w:rsidRPr="00000000" w14:paraId="00000355">
      <w:pPr>
        <w:numPr>
          <w:ilvl w:val="1"/>
          <w:numId w:val="221"/>
        </w:numPr>
        <w:ind w:left="1440" w:hanging="360"/>
        <w:rPr/>
      </w:pPr>
      <w:r w:rsidDel="00000000" w:rsidR="00000000" w:rsidRPr="00000000">
        <w:rPr>
          <w:rtl w:val="0"/>
        </w:rPr>
        <w:t xml:space="preserve">What happens if predictions are incorrect? For example, a spam email being misclassified is less risky than a mortgage application being misapproved.</w:t>
      </w:r>
    </w:p>
    <w:p w:rsidR="00000000" w:rsidDel="00000000" w:rsidP="00000000" w:rsidRDefault="00000000" w:rsidRPr="00000000" w14:paraId="00000356">
      <w:pPr>
        <w:numPr>
          <w:ilvl w:val="0"/>
          <w:numId w:val="221"/>
        </w:numPr>
        <w:ind w:left="720" w:hanging="360"/>
        <w:rPr/>
      </w:pPr>
      <w:r w:rsidDel="00000000" w:rsidR="00000000" w:rsidRPr="00000000">
        <w:rPr>
          <w:b w:val="1"/>
          <w:rtl w:val="0"/>
        </w:rPr>
        <w:t xml:space="preserve">Scope of the Solution</w:t>
      </w:r>
      <w:r w:rsidDel="00000000" w:rsidR="00000000" w:rsidRPr="00000000">
        <w:rPr>
          <w:rtl w:val="0"/>
        </w:rPr>
        <w:t xml:space="preserve">:</w:t>
      </w:r>
    </w:p>
    <w:p w:rsidR="00000000" w:rsidDel="00000000" w:rsidP="00000000" w:rsidRDefault="00000000" w:rsidRPr="00000000" w14:paraId="00000357">
      <w:pPr>
        <w:numPr>
          <w:ilvl w:val="1"/>
          <w:numId w:val="221"/>
        </w:numPr>
        <w:ind w:left="1440" w:hanging="360"/>
        <w:rPr/>
      </w:pPr>
      <w:r w:rsidDel="00000000" w:rsidR="00000000" w:rsidRPr="00000000">
        <w:rPr>
          <w:rtl w:val="0"/>
        </w:rPr>
        <w:t xml:space="preserve">Does ML solve the entire problem, or is it a component of a larger pipeline?</w:t>
      </w:r>
    </w:p>
    <w:p w:rsidR="00000000" w:rsidDel="00000000" w:rsidP="00000000" w:rsidRDefault="00000000" w:rsidRPr="00000000" w14:paraId="000003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9">
      <w:pPr>
        <w:rPr>
          <w:b w:val="1"/>
        </w:rPr>
      </w:pPr>
      <w:r w:rsidDel="00000000" w:rsidR="00000000" w:rsidRPr="00000000">
        <w:rPr>
          <w:b w:val="1"/>
          <w:rtl w:val="0"/>
        </w:rPr>
        <w:t xml:space="preserve">Best Practices</w:t>
      </w:r>
    </w:p>
    <w:p w:rsidR="00000000" w:rsidDel="00000000" w:rsidP="00000000" w:rsidRDefault="00000000" w:rsidRPr="00000000" w14:paraId="0000035A">
      <w:pPr>
        <w:numPr>
          <w:ilvl w:val="0"/>
          <w:numId w:val="222"/>
        </w:numPr>
        <w:ind w:left="720" w:hanging="360"/>
        <w:rPr/>
      </w:pPr>
      <w:r w:rsidDel="00000000" w:rsidR="00000000" w:rsidRPr="00000000">
        <w:rPr>
          <w:rtl w:val="0"/>
        </w:rPr>
        <w:t xml:space="preserve">Frame the problem clearly to avoid misaligned goals and wasted effort.</w:t>
      </w:r>
    </w:p>
    <w:p w:rsidR="00000000" w:rsidDel="00000000" w:rsidP="00000000" w:rsidRDefault="00000000" w:rsidRPr="00000000" w14:paraId="0000035B">
      <w:pPr>
        <w:numPr>
          <w:ilvl w:val="0"/>
          <w:numId w:val="222"/>
        </w:numPr>
        <w:ind w:left="720" w:hanging="360"/>
        <w:rPr/>
      </w:pPr>
      <w:r w:rsidDel="00000000" w:rsidR="00000000" w:rsidRPr="00000000">
        <w:rPr>
          <w:rtl w:val="0"/>
        </w:rPr>
        <w:t xml:space="preserve">Ask relevant, focused questions to ensure you stay on track during interviews.</w:t>
      </w:r>
    </w:p>
    <w:p w:rsidR="00000000" w:rsidDel="00000000" w:rsidP="00000000" w:rsidRDefault="00000000" w:rsidRPr="00000000" w14:paraId="0000035C">
      <w:pPr>
        <w:numPr>
          <w:ilvl w:val="0"/>
          <w:numId w:val="222"/>
        </w:numPr>
        <w:ind w:left="720" w:hanging="360"/>
        <w:rPr/>
      </w:pPr>
      <w:r w:rsidDel="00000000" w:rsidR="00000000" w:rsidRPr="00000000">
        <w:rPr>
          <w:rtl w:val="0"/>
        </w:rPr>
        <w:t xml:space="preserve">Avoid overcomplicating solutions; simple approaches often work well.</w:t>
      </w:r>
    </w:p>
    <w:p w:rsidR="00000000" w:rsidDel="00000000" w:rsidP="00000000" w:rsidRDefault="00000000" w:rsidRPr="00000000" w14:paraId="0000035D">
      <w:pPr>
        <w:rPr>
          <w:b w:val="1"/>
        </w:rPr>
      </w:pPr>
      <w:r w:rsidDel="00000000" w:rsidR="00000000" w:rsidRPr="00000000">
        <w:rPr>
          <w:b w:val="1"/>
          <w:rtl w:val="0"/>
        </w:rPr>
        <w:t xml:space="preserve">Step 2: Establish Metrics</w:t>
      </w:r>
    </w:p>
    <w:p w:rsidR="00000000" w:rsidDel="00000000" w:rsidP="00000000" w:rsidRDefault="00000000" w:rsidRPr="00000000" w14:paraId="0000035E">
      <w:pPr>
        <w:numPr>
          <w:ilvl w:val="0"/>
          <w:numId w:val="223"/>
        </w:numPr>
        <w:ind w:left="720" w:hanging="360"/>
        <w:rPr/>
      </w:pPr>
      <w:r w:rsidDel="00000000" w:rsidR="00000000" w:rsidRPr="00000000">
        <w:rPr>
          <w:b w:val="1"/>
          <w:rtl w:val="0"/>
        </w:rPr>
        <w:t xml:space="preserve">Purpose</w:t>
      </w:r>
      <w:r w:rsidDel="00000000" w:rsidR="00000000" w:rsidRPr="00000000">
        <w:rPr>
          <w:rtl w:val="0"/>
        </w:rPr>
        <w:t xml:space="preserve">: Select simple, observable, and attributable metrics to evaluate the success of your ML solution.</w:t>
      </w:r>
    </w:p>
    <w:p w:rsidR="00000000" w:rsidDel="00000000" w:rsidP="00000000" w:rsidRDefault="00000000" w:rsidRPr="00000000" w14:paraId="0000035F">
      <w:pPr>
        <w:numPr>
          <w:ilvl w:val="0"/>
          <w:numId w:val="223"/>
        </w:numPr>
        <w:ind w:left="720" w:hanging="360"/>
        <w:rPr/>
      </w:pPr>
      <w:r w:rsidDel="00000000" w:rsidR="00000000" w:rsidRPr="00000000">
        <w:rPr>
          <w:b w:val="1"/>
          <w:rtl w:val="0"/>
        </w:rPr>
        <w:t xml:space="preserve">Key Considerations</w:t>
      </w:r>
      <w:r w:rsidDel="00000000" w:rsidR="00000000" w:rsidRPr="00000000">
        <w:rPr>
          <w:rtl w:val="0"/>
        </w:rPr>
        <w:t xml:space="preserve">:</w:t>
      </w:r>
    </w:p>
    <w:p w:rsidR="00000000" w:rsidDel="00000000" w:rsidP="00000000" w:rsidRDefault="00000000" w:rsidRPr="00000000" w14:paraId="00000360">
      <w:pPr>
        <w:numPr>
          <w:ilvl w:val="1"/>
          <w:numId w:val="223"/>
        </w:numPr>
        <w:ind w:left="1440" w:hanging="360"/>
        <w:rPr/>
      </w:pPr>
      <w:r w:rsidDel="00000000" w:rsidR="00000000" w:rsidRPr="00000000">
        <w:rPr>
          <w:rtl w:val="0"/>
        </w:rPr>
        <w:t xml:space="preserve">Align metrics with business objectives. For example, if optimizing customer support ticket classification, aim to reduce time to resolution or improve accuracy.</w:t>
      </w:r>
    </w:p>
    <w:p w:rsidR="00000000" w:rsidDel="00000000" w:rsidP="00000000" w:rsidRDefault="00000000" w:rsidRPr="00000000" w14:paraId="00000361">
      <w:pPr>
        <w:numPr>
          <w:ilvl w:val="1"/>
          <w:numId w:val="223"/>
        </w:numPr>
        <w:ind w:left="1440" w:hanging="360"/>
        <w:rPr/>
      </w:pPr>
      <w:r w:rsidDel="00000000" w:rsidR="00000000" w:rsidRPr="00000000">
        <w:rPr>
          <w:rtl w:val="0"/>
        </w:rPr>
        <w:t xml:space="preserve">Use a single primary metric (e.g., precision, recall, F1-score) for easier evaluation but mention related metrics to show a comprehensive understanding.</w:t>
      </w:r>
    </w:p>
    <w:p w:rsidR="00000000" w:rsidDel="00000000" w:rsidP="00000000" w:rsidRDefault="00000000" w:rsidRPr="00000000" w14:paraId="00000362">
      <w:pPr>
        <w:numPr>
          <w:ilvl w:val="1"/>
          <w:numId w:val="223"/>
        </w:numPr>
        <w:ind w:left="1440" w:hanging="360"/>
        <w:rPr/>
      </w:pPr>
      <w:r w:rsidDel="00000000" w:rsidR="00000000" w:rsidRPr="00000000">
        <w:rPr>
          <w:rtl w:val="0"/>
        </w:rPr>
        <w:t xml:space="preserve">Determine realistic success criteria. For example, aim for a practical improvement over the baseline rather than 100% accuracy.</w:t>
      </w:r>
    </w:p>
    <w:p w:rsidR="00000000" w:rsidDel="00000000" w:rsidP="00000000" w:rsidRDefault="00000000" w:rsidRPr="00000000" w14:paraId="00000363">
      <w:pPr>
        <w:numPr>
          <w:ilvl w:val="1"/>
          <w:numId w:val="223"/>
        </w:numPr>
        <w:ind w:left="1440" w:hanging="360"/>
        <w:rPr/>
      </w:pPr>
      <w:r w:rsidDel="00000000" w:rsidR="00000000" w:rsidRPr="00000000">
        <w:rPr>
          <w:rtl w:val="0"/>
        </w:rPr>
        <w:t xml:space="preserve">Combine sub-metrics (e.g., false positives and false negatives) into a single metric like the </w:t>
      </w:r>
      <w:r w:rsidDel="00000000" w:rsidR="00000000" w:rsidRPr="00000000">
        <w:rPr>
          <w:b w:val="1"/>
          <w:rtl w:val="0"/>
        </w:rPr>
        <w:t xml:space="preserve">Overall Evaluation Criterion (OEC)</w:t>
      </w:r>
      <w:r w:rsidDel="00000000" w:rsidR="00000000" w:rsidRPr="00000000">
        <w:rPr>
          <w:rtl w:val="0"/>
        </w:rPr>
        <w:t xml:space="preserve"> to balance trade-offs.</w:t>
      </w:r>
    </w:p>
    <w:p w:rsidR="00000000" w:rsidDel="00000000" w:rsidP="00000000" w:rsidRDefault="00000000" w:rsidRPr="00000000" w14:paraId="000003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5">
      <w:pPr>
        <w:rPr>
          <w:b w:val="1"/>
        </w:rPr>
      </w:pPr>
      <w:r w:rsidDel="00000000" w:rsidR="00000000" w:rsidRPr="00000000">
        <w:rPr>
          <w:b w:val="1"/>
          <w:rtl w:val="0"/>
        </w:rPr>
        <w:t xml:space="preserve">Step 3: Understand Your Data Sources</w:t>
      </w:r>
    </w:p>
    <w:p w:rsidR="00000000" w:rsidDel="00000000" w:rsidP="00000000" w:rsidRDefault="00000000" w:rsidRPr="00000000" w14:paraId="00000366">
      <w:pPr>
        <w:numPr>
          <w:ilvl w:val="0"/>
          <w:numId w:val="224"/>
        </w:numPr>
        <w:ind w:left="720" w:hanging="360"/>
        <w:rPr/>
      </w:pPr>
      <w:r w:rsidDel="00000000" w:rsidR="00000000" w:rsidRPr="00000000">
        <w:rPr>
          <w:b w:val="1"/>
          <w:rtl w:val="0"/>
        </w:rPr>
        <w:t xml:space="preserve">Importance</w:t>
      </w:r>
      <w:r w:rsidDel="00000000" w:rsidR="00000000" w:rsidRPr="00000000">
        <w:rPr>
          <w:rtl w:val="0"/>
        </w:rPr>
        <w:t xml:space="preserve">: ML models are only as good as the data they are trained on. Poor-quality data leads to poor predictions.</w:t>
      </w:r>
    </w:p>
    <w:p w:rsidR="00000000" w:rsidDel="00000000" w:rsidP="00000000" w:rsidRDefault="00000000" w:rsidRPr="00000000" w14:paraId="00000367">
      <w:pPr>
        <w:numPr>
          <w:ilvl w:val="0"/>
          <w:numId w:val="224"/>
        </w:numPr>
        <w:ind w:left="720" w:hanging="360"/>
        <w:rPr/>
      </w:pPr>
      <w:r w:rsidDel="00000000" w:rsidR="00000000" w:rsidRPr="00000000">
        <w:rPr>
          <w:b w:val="1"/>
          <w:rtl w:val="0"/>
        </w:rPr>
        <w:t xml:space="preserve">Key Considerations</w:t>
      </w:r>
      <w:r w:rsidDel="00000000" w:rsidR="00000000" w:rsidRPr="00000000">
        <w:rPr>
          <w:rtl w:val="0"/>
        </w:rPr>
        <w:t xml:space="preserve">:</w:t>
      </w:r>
    </w:p>
    <w:p w:rsidR="00000000" w:rsidDel="00000000" w:rsidP="00000000" w:rsidRDefault="00000000" w:rsidRPr="00000000" w14:paraId="00000368">
      <w:pPr>
        <w:numPr>
          <w:ilvl w:val="1"/>
          <w:numId w:val="224"/>
        </w:numPr>
        <w:ind w:left="1440" w:hanging="360"/>
        <w:rPr/>
      </w:pPr>
      <w:r w:rsidDel="00000000" w:rsidR="00000000" w:rsidRPr="00000000">
        <w:rPr>
          <w:rtl w:val="0"/>
        </w:rPr>
        <w:t xml:space="preserve">Clearly articulate the data you need for solving the business problem.</w:t>
      </w:r>
    </w:p>
    <w:p w:rsidR="00000000" w:rsidDel="00000000" w:rsidP="00000000" w:rsidRDefault="00000000" w:rsidRPr="00000000" w14:paraId="00000369">
      <w:pPr>
        <w:numPr>
          <w:ilvl w:val="1"/>
          <w:numId w:val="224"/>
        </w:numPr>
        <w:ind w:left="1440" w:hanging="360"/>
        <w:rPr/>
      </w:pPr>
      <w:r w:rsidDel="00000000" w:rsidR="00000000" w:rsidRPr="00000000">
        <w:rPr>
          <w:rtl w:val="0"/>
        </w:rPr>
        <w:t xml:space="preserve">Think creatively about sourcing data:</w:t>
      </w:r>
    </w:p>
    <w:p w:rsidR="00000000" w:rsidDel="00000000" w:rsidP="00000000" w:rsidRDefault="00000000" w:rsidRPr="00000000" w14:paraId="0000036A">
      <w:pPr>
        <w:numPr>
          <w:ilvl w:val="2"/>
          <w:numId w:val="224"/>
        </w:numPr>
        <w:ind w:left="2160" w:hanging="360"/>
        <w:rPr/>
      </w:pPr>
      <w:r w:rsidDel="00000000" w:rsidR="00000000" w:rsidRPr="00000000">
        <w:rPr>
          <w:rtl w:val="0"/>
        </w:rPr>
        <w:t xml:space="preserve">Use crowdsourcing platforms (e.g., Amazon Mechanical Turk).</w:t>
      </w:r>
    </w:p>
    <w:p w:rsidR="00000000" w:rsidDel="00000000" w:rsidP="00000000" w:rsidRDefault="00000000" w:rsidRPr="00000000" w14:paraId="0000036B">
      <w:pPr>
        <w:numPr>
          <w:ilvl w:val="2"/>
          <w:numId w:val="224"/>
        </w:numPr>
        <w:ind w:left="2160" w:hanging="360"/>
        <w:rPr/>
      </w:pPr>
      <w:r w:rsidDel="00000000" w:rsidR="00000000" w:rsidRPr="00000000">
        <w:rPr>
          <w:rtl w:val="0"/>
        </w:rPr>
        <w:t xml:space="preserve">Collect user data during onboarding processes.</w:t>
      </w:r>
    </w:p>
    <w:p w:rsidR="00000000" w:rsidDel="00000000" w:rsidP="00000000" w:rsidRDefault="00000000" w:rsidRPr="00000000" w14:paraId="0000036C">
      <w:pPr>
        <w:numPr>
          <w:ilvl w:val="2"/>
          <w:numId w:val="224"/>
        </w:numPr>
        <w:ind w:left="2160" w:hanging="360"/>
        <w:rPr/>
      </w:pPr>
      <w:r w:rsidDel="00000000" w:rsidR="00000000" w:rsidRPr="00000000">
        <w:rPr>
          <w:rtl w:val="0"/>
        </w:rPr>
        <w:t xml:space="preserve">Purchase third-party datasets if ethical and feasible.</w:t>
      </w:r>
    </w:p>
    <w:p w:rsidR="00000000" w:rsidDel="00000000" w:rsidP="00000000" w:rsidRDefault="00000000" w:rsidRPr="00000000" w14:paraId="0000036D">
      <w:pPr>
        <w:numPr>
          <w:ilvl w:val="2"/>
          <w:numId w:val="224"/>
        </w:numPr>
        <w:ind w:left="2160" w:hanging="360"/>
        <w:rPr/>
      </w:pPr>
      <w:r w:rsidDel="00000000" w:rsidR="00000000" w:rsidRPr="00000000">
        <w:rPr>
          <w:rtl w:val="0"/>
        </w:rPr>
        <w:t xml:space="preserve">Scrape data from online sources, ensuring compliance with legal regulations.</w:t>
      </w:r>
    </w:p>
    <w:p w:rsidR="00000000" w:rsidDel="00000000" w:rsidP="00000000" w:rsidRDefault="00000000" w:rsidRPr="00000000" w14:paraId="0000036E">
      <w:pPr>
        <w:numPr>
          <w:ilvl w:val="2"/>
          <w:numId w:val="224"/>
        </w:numPr>
        <w:ind w:left="2160" w:hanging="360"/>
        <w:rPr/>
      </w:pPr>
      <w:r w:rsidDel="00000000" w:rsidR="00000000" w:rsidRPr="00000000">
        <w:rPr>
          <w:rtl w:val="0"/>
        </w:rPr>
        <w:t xml:space="preserve">Leverage unlabeled data by using labeling services.</w:t>
      </w:r>
    </w:p>
    <w:p w:rsidR="00000000" w:rsidDel="00000000" w:rsidP="00000000" w:rsidRDefault="00000000" w:rsidRPr="00000000" w14:paraId="0000036F">
      <w:pPr>
        <w:numPr>
          <w:ilvl w:val="1"/>
          <w:numId w:val="224"/>
        </w:numPr>
        <w:ind w:left="1440" w:hanging="360"/>
        <w:rPr/>
      </w:pPr>
      <w:r w:rsidDel="00000000" w:rsidR="00000000" w:rsidRPr="00000000">
        <w:rPr>
          <w:rtl w:val="0"/>
        </w:rPr>
        <w:t xml:space="preserve">Evaluate data freshness, relevance, and coverage. For example:</w:t>
      </w:r>
    </w:p>
    <w:p w:rsidR="00000000" w:rsidDel="00000000" w:rsidP="00000000" w:rsidRDefault="00000000" w:rsidRPr="00000000" w14:paraId="00000370">
      <w:pPr>
        <w:numPr>
          <w:ilvl w:val="2"/>
          <w:numId w:val="224"/>
        </w:numPr>
        <w:ind w:left="2160" w:hanging="360"/>
        <w:rPr/>
      </w:pPr>
      <w:r w:rsidDel="00000000" w:rsidR="00000000" w:rsidRPr="00000000">
        <w:rPr>
          <w:rtl w:val="0"/>
        </w:rPr>
        <w:t xml:space="preserve">How often is the data updated?</w:t>
      </w:r>
    </w:p>
    <w:p w:rsidR="00000000" w:rsidDel="00000000" w:rsidP="00000000" w:rsidRDefault="00000000" w:rsidRPr="00000000" w14:paraId="00000371">
      <w:pPr>
        <w:numPr>
          <w:ilvl w:val="2"/>
          <w:numId w:val="224"/>
        </w:numPr>
        <w:ind w:left="2160" w:hanging="360"/>
        <w:rPr/>
      </w:pPr>
      <w:r w:rsidDel="00000000" w:rsidR="00000000" w:rsidRPr="00000000">
        <w:rPr>
          <w:rtl w:val="0"/>
        </w:rPr>
        <w:t xml:space="preserve">Is it biased or incomplete?</w:t>
      </w:r>
    </w:p>
    <w:p w:rsidR="00000000" w:rsidDel="00000000" w:rsidP="00000000" w:rsidRDefault="00000000" w:rsidRPr="00000000" w14:paraId="00000372">
      <w:pPr>
        <w:numPr>
          <w:ilvl w:val="1"/>
          <w:numId w:val="224"/>
        </w:numPr>
        <w:ind w:left="1440" w:hanging="360"/>
        <w:rPr/>
      </w:pPr>
      <w:r w:rsidDel="00000000" w:rsidR="00000000" w:rsidRPr="00000000">
        <w:rPr>
          <w:rtl w:val="0"/>
        </w:rPr>
        <w:t xml:space="preserve">Explore techniques like data augmentation or synthetic data generation for edge cases where collecting more data is challenging.</w:t>
      </w:r>
    </w:p>
    <w:p w:rsidR="00000000" w:rsidDel="00000000" w:rsidP="00000000" w:rsidRDefault="00000000" w:rsidRPr="00000000" w14:paraId="00000373">
      <w:pPr>
        <w:rPr>
          <w:b w:val="1"/>
        </w:rPr>
      </w:pPr>
      <w:r w:rsidDel="00000000" w:rsidR="00000000" w:rsidRPr="00000000">
        <w:rPr>
          <w:b w:val="1"/>
          <w:rtl w:val="0"/>
        </w:rPr>
        <w:t xml:space="preserve">Step 4: Explore Your Data</w:t>
      </w:r>
    </w:p>
    <w:p w:rsidR="00000000" w:rsidDel="00000000" w:rsidP="00000000" w:rsidRDefault="00000000" w:rsidRPr="00000000" w14:paraId="00000374">
      <w:pPr>
        <w:rPr>
          <w:b w:val="1"/>
        </w:rPr>
      </w:pPr>
      <w:r w:rsidDel="00000000" w:rsidR="00000000" w:rsidRPr="00000000">
        <w:rPr>
          <w:b w:val="1"/>
          <w:rtl w:val="0"/>
        </w:rPr>
        <w:t xml:space="preserve">Purpose</w:t>
      </w:r>
    </w:p>
    <w:p w:rsidR="00000000" w:rsidDel="00000000" w:rsidP="00000000" w:rsidRDefault="00000000" w:rsidRPr="00000000" w14:paraId="00000375">
      <w:pPr>
        <w:rPr/>
      </w:pPr>
      <w:r w:rsidDel="00000000" w:rsidR="00000000" w:rsidRPr="00000000">
        <w:rPr>
          <w:rtl w:val="0"/>
        </w:rPr>
        <w:t xml:space="preserve">Exploring data is a critical step in the machine learning workflow to understand the dataset's structure, identify potential issues, and extract initial insights.</w:t>
      </w:r>
    </w:p>
    <w:p w:rsidR="00000000" w:rsidDel="00000000" w:rsidP="00000000" w:rsidRDefault="00000000" w:rsidRPr="00000000" w14:paraId="000003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rPr>
          <w:b w:val="1"/>
        </w:rPr>
      </w:pPr>
      <w:r w:rsidDel="00000000" w:rsidR="00000000" w:rsidRPr="00000000">
        <w:rPr>
          <w:b w:val="1"/>
          <w:rtl w:val="0"/>
        </w:rPr>
        <w:t xml:space="preserve">Key Steps in Data Exploration</w:t>
      </w:r>
    </w:p>
    <w:p w:rsidR="00000000" w:rsidDel="00000000" w:rsidP="00000000" w:rsidRDefault="00000000" w:rsidRPr="00000000" w14:paraId="00000378">
      <w:pPr>
        <w:numPr>
          <w:ilvl w:val="0"/>
          <w:numId w:val="225"/>
        </w:numPr>
        <w:ind w:left="720" w:hanging="360"/>
        <w:rPr/>
      </w:pPr>
      <w:r w:rsidDel="00000000" w:rsidR="00000000" w:rsidRPr="00000000">
        <w:rPr>
          <w:b w:val="1"/>
          <w:rtl w:val="0"/>
        </w:rPr>
        <w:t xml:space="preserve">Profile the Columns</w:t>
      </w:r>
      <w:r w:rsidDel="00000000" w:rsidR="00000000" w:rsidRPr="00000000">
        <w:rPr>
          <w:rtl w:val="0"/>
        </w:rPr>
        <w:t xml:space="preserve">:</w:t>
      </w:r>
    </w:p>
    <w:p w:rsidR="00000000" w:rsidDel="00000000" w:rsidP="00000000" w:rsidRDefault="00000000" w:rsidRPr="00000000" w14:paraId="00000379">
      <w:pPr>
        <w:numPr>
          <w:ilvl w:val="1"/>
          <w:numId w:val="225"/>
        </w:numPr>
        <w:ind w:left="1440" w:hanging="360"/>
        <w:rPr/>
      </w:pPr>
      <w:r w:rsidDel="00000000" w:rsidR="00000000" w:rsidRPr="00000000">
        <w:rPr>
          <w:rtl w:val="0"/>
        </w:rPr>
        <w:t xml:space="preserve">Identify useful columns and discard those with little or no variance.</w:t>
      </w:r>
    </w:p>
    <w:p w:rsidR="00000000" w:rsidDel="00000000" w:rsidP="00000000" w:rsidRDefault="00000000" w:rsidRPr="00000000" w14:paraId="0000037A">
      <w:pPr>
        <w:numPr>
          <w:ilvl w:val="1"/>
          <w:numId w:val="225"/>
        </w:numPr>
        <w:ind w:left="1440" w:hanging="360"/>
        <w:rPr/>
      </w:pPr>
      <w:r w:rsidDel="00000000" w:rsidR="00000000" w:rsidRPr="00000000">
        <w:rPr>
          <w:rtl w:val="0"/>
        </w:rPr>
        <w:t xml:space="preserve">Check for noisy columns with odd or missing values.</w:t>
      </w:r>
    </w:p>
    <w:p w:rsidR="00000000" w:rsidDel="00000000" w:rsidP="00000000" w:rsidRDefault="00000000" w:rsidRPr="00000000" w14:paraId="0000037B">
      <w:pPr>
        <w:numPr>
          <w:ilvl w:val="1"/>
          <w:numId w:val="225"/>
        </w:numPr>
        <w:ind w:left="1440" w:hanging="360"/>
        <w:rPr/>
      </w:pPr>
      <w:r w:rsidDel="00000000" w:rsidR="00000000" w:rsidRPr="00000000">
        <w:rPr>
          <w:rtl w:val="0"/>
        </w:rPr>
        <w:t xml:space="preserve">Examine summary statistics (e.g., mean, median, quantiles).</w:t>
      </w:r>
    </w:p>
    <w:p w:rsidR="00000000" w:rsidDel="00000000" w:rsidP="00000000" w:rsidRDefault="00000000" w:rsidRPr="00000000" w14:paraId="0000037C">
      <w:pPr>
        <w:numPr>
          <w:ilvl w:val="0"/>
          <w:numId w:val="225"/>
        </w:numPr>
        <w:ind w:left="720" w:hanging="360"/>
        <w:rPr/>
      </w:pPr>
      <w:r w:rsidDel="00000000" w:rsidR="00000000" w:rsidRPr="00000000">
        <w:rPr>
          <w:b w:val="1"/>
          <w:rtl w:val="0"/>
        </w:rPr>
        <w:t xml:space="preserve">Visualize the Data</w:t>
      </w:r>
      <w:r w:rsidDel="00000000" w:rsidR="00000000" w:rsidRPr="00000000">
        <w:rPr>
          <w:rtl w:val="0"/>
        </w:rPr>
        <w:t xml:space="preserve">:</w:t>
      </w:r>
    </w:p>
    <w:p w:rsidR="00000000" w:rsidDel="00000000" w:rsidP="00000000" w:rsidRDefault="00000000" w:rsidRPr="00000000" w14:paraId="0000037D">
      <w:pPr>
        <w:numPr>
          <w:ilvl w:val="1"/>
          <w:numId w:val="225"/>
        </w:numPr>
        <w:ind w:left="1440" w:hanging="360"/>
        <w:rPr/>
      </w:pPr>
      <w:r w:rsidDel="00000000" w:rsidR="00000000" w:rsidRPr="00000000">
        <w:rPr>
          <w:b w:val="1"/>
          <w:rtl w:val="0"/>
        </w:rPr>
        <w:t xml:space="preserve">Distributions</w:t>
      </w:r>
      <w:r w:rsidDel="00000000" w:rsidR="00000000" w:rsidRPr="00000000">
        <w:rPr>
          <w:rtl w:val="0"/>
        </w:rPr>
        <w:t xml:space="preserve">:</w:t>
      </w:r>
    </w:p>
    <w:p w:rsidR="00000000" w:rsidDel="00000000" w:rsidP="00000000" w:rsidRDefault="00000000" w:rsidRPr="00000000" w14:paraId="0000037E">
      <w:pPr>
        <w:numPr>
          <w:ilvl w:val="2"/>
          <w:numId w:val="225"/>
        </w:numPr>
        <w:ind w:left="2160" w:hanging="360"/>
        <w:rPr/>
      </w:pPr>
      <w:r w:rsidDel="00000000" w:rsidR="00000000" w:rsidRPr="00000000">
        <w:rPr>
          <w:rtl w:val="0"/>
        </w:rPr>
        <w:t xml:space="preserve">Visualize statistical properties like skewness and kurtosis.</w:t>
      </w:r>
    </w:p>
    <w:p w:rsidR="00000000" w:rsidDel="00000000" w:rsidP="00000000" w:rsidRDefault="00000000" w:rsidRPr="00000000" w14:paraId="0000037F">
      <w:pPr>
        <w:numPr>
          <w:ilvl w:val="2"/>
          <w:numId w:val="225"/>
        </w:numPr>
        <w:ind w:left="2160" w:hanging="360"/>
        <w:rPr/>
      </w:pPr>
      <w:r w:rsidDel="00000000" w:rsidR="00000000" w:rsidRPr="00000000">
        <w:rPr>
          <w:rtl w:val="0"/>
        </w:rPr>
        <w:t xml:space="preserve">Use histograms for continuous features (e.g., age, weight) to understand their ranges and distribution.</w:t>
      </w:r>
    </w:p>
    <w:p w:rsidR="00000000" w:rsidDel="00000000" w:rsidP="00000000" w:rsidRDefault="00000000" w:rsidRPr="00000000" w14:paraId="00000380">
      <w:pPr>
        <w:numPr>
          <w:ilvl w:val="1"/>
          <w:numId w:val="225"/>
        </w:numPr>
        <w:ind w:left="1440" w:hanging="360"/>
        <w:rPr/>
      </w:pPr>
      <w:r w:rsidDel="00000000" w:rsidR="00000000" w:rsidRPr="00000000">
        <w:rPr>
          <w:b w:val="1"/>
          <w:rtl w:val="0"/>
        </w:rPr>
        <w:t xml:space="preserve">Categorical Variables</w:t>
      </w:r>
      <w:r w:rsidDel="00000000" w:rsidR="00000000" w:rsidRPr="00000000">
        <w:rPr>
          <w:rtl w:val="0"/>
        </w:rPr>
        <w:t xml:space="preserve">:</w:t>
      </w:r>
    </w:p>
    <w:p w:rsidR="00000000" w:rsidDel="00000000" w:rsidP="00000000" w:rsidRDefault="00000000" w:rsidRPr="00000000" w14:paraId="00000381">
      <w:pPr>
        <w:numPr>
          <w:ilvl w:val="2"/>
          <w:numId w:val="225"/>
        </w:numPr>
        <w:ind w:left="2160" w:hanging="360"/>
        <w:rPr/>
      </w:pPr>
      <w:r w:rsidDel="00000000" w:rsidR="00000000" w:rsidRPr="00000000">
        <w:rPr>
          <w:rtl w:val="0"/>
        </w:rPr>
        <w:t xml:space="preserve">Plot categories to evaluate distributions and relationships.</w:t>
      </w:r>
    </w:p>
    <w:p w:rsidR="00000000" w:rsidDel="00000000" w:rsidP="00000000" w:rsidRDefault="00000000" w:rsidRPr="00000000" w14:paraId="00000382">
      <w:pPr>
        <w:numPr>
          <w:ilvl w:val="1"/>
          <w:numId w:val="225"/>
        </w:numPr>
        <w:ind w:left="1440" w:hanging="360"/>
        <w:rPr/>
      </w:pPr>
      <w:r w:rsidDel="00000000" w:rsidR="00000000" w:rsidRPr="00000000">
        <w:rPr>
          <w:b w:val="1"/>
          <w:rtl w:val="0"/>
        </w:rPr>
        <w:t xml:space="preserve">Correlation Matrix</w:t>
      </w:r>
      <w:r w:rsidDel="00000000" w:rsidR="00000000" w:rsidRPr="00000000">
        <w:rPr>
          <w:rtl w:val="0"/>
        </w:rPr>
        <w:t xml:space="preserve">:</w:t>
      </w:r>
    </w:p>
    <w:p w:rsidR="00000000" w:rsidDel="00000000" w:rsidP="00000000" w:rsidRDefault="00000000" w:rsidRPr="00000000" w14:paraId="00000383">
      <w:pPr>
        <w:numPr>
          <w:ilvl w:val="2"/>
          <w:numId w:val="225"/>
        </w:numPr>
        <w:ind w:left="2160" w:hanging="360"/>
        <w:rPr/>
      </w:pPr>
      <w:r w:rsidDel="00000000" w:rsidR="00000000" w:rsidRPr="00000000">
        <w:rPr>
          <w:rtl w:val="0"/>
        </w:rPr>
        <w:t xml:space="preserve">Identify relationships between variables and their correlation with the target variable.</w:t>
      </w:r>
    </w:p>
    <w:p w:rsidR="00000000" w:rsidDel="00000000" w:rsidP="00000000" w:rsidRDefault="00000000" w:rsidRPr="00000000" w14:paraId="000003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5">
      <w:pPr>
        <w:rPr>
          <w:b w:val="1"/>
        </w:rPr>
      </w:pPr>
      <w:r w:rsidDel="00000000" w:rsidR="00000000" w:rsidRPr="00000000">
        <w:rPr>
          <w:b w:val="1"/>
          <w:rtl w:val="0"/>
        </w:rPr>
        <w:t xml:space="preserve">Why Visualization Matters</w:t>
      </w:r>
    </w:p>
    <w:p w:rsidR="00000000" w:rsidDel="00000000" w:rsidP="00000000" w:rsidRDefault="00000000" w:rsidRPr="00000000" w14:paraId="00000386">
      <w:pPr>
        <w:numPr>
          <w:ilvl w:val="0"/>
          <w:numId w:val="226"/>
        </w:numPr>
        <w:ind w:left="720" w:hanging="360"/>
        <w:rPr/>
      </w:pPr>
      <w:r w:rsidDel="00000000" w:rsidR="00000000" w:rsidRPr="00000000">
        <w:rPr>
          <w:b w:val="1"/>
          <w:rtl w:val="0"/>
        </w:rPr>
        <w:t xml:space="preserve">Quote by John Tukey</w:t>
      </w:r>
      <w:r w:rsidDel="00000000" w:rsidR="00000000" w:rsidRPr="00000000">
        <w:rPr>
          <w:rtl w:val="0"/>
        </w:rPr>
        <w:t xml:space="preserve">:</w:t>
      </w:r>
    </w:p>
    <w:p w:rsidR="00000000" w:rsidDel="00000000" w:rsidP="00000000" w:rsidRDefault="00000000" w:rsidRPr="00000000" w14:paraId="00000387">
      <w:pPr>
        <w:numPr>
          <w:ilvl w:val="1"/>
          <w:numId w:val="226"/>
        </w:numPr>
        <w:ind w:left="1440" w:hanging="360"/>
        <w:rPr/>
      </w:pPr>
      <w:r w:rsidDel="00000000" w:rsidR="00000000" w:rsidRPr="00000000">
        <w:rPr>
          <w:i w:val="1"/>
          <w:rtl w:val="0"/>
        </w:rPr>
        <w:t xml:space="preserve">“The greatest value of a picture is when it forces us to notice what we never expected to see.”</w:t>
      </w:r>
      <w:r w:rsidDel="00000000" w:rsidR="00000000" w:rsidRPr="00000000">
        <w:rPr>
          <w:rtl w:val="0"/>
        </w:rPr>
      </w:r>
    </w:p>
    <w:p w:rsidR="00000000" w:rsidDel="00000000" w:rsidP="00000000" w:rsidRDefault="00000000" w:rsidRPr="00000000" w14:paraId="00000388">
      <w:pPr>
        <w:numPr>
          <w:ilvl w:val="0"/>
          <w:numId w:val="226"/>
        </w:numPr>
        <w:ind w:left="720" w:hanging="360"/>
        <w:rPr/>
      </w:pPr>
      <w:r w:rsidDel="00000000" w:rsidR="00000000" w:rsidRPr="00000000">
        <w:rPr>
          <w:rtl w:val="0"/>
        </w:rPr>
        <w:t xml:space="preserve">Visualizing data helps uncover patterns, trends, and anomalies that are not immediately apparent from raw statistics.</w:t>
      </w:r>
    </w:p>
    <w:p w:rsidR="00000000" w:rsidDel="00000000" w:rsidP="00000000" w:rsidRDefault="00000000" w:rsidRPr="00000000" w14:paraId="00000389">
      <w:pPr>
        <w:rPr>
          <w:b w:val="1"/>
        </w:rPr>
      </w:pPr>
      <w:r w:rsidDel="00000000" w:rsidR="00000000" w:rsidRPr="00000000">
        <w:rPr>
          <w:b w:val="1"/>
          <w:rtl w:val="0"/>
        </w:rPr>
        <w:t xml:space="preserve">Step 5: Clean Your Data</w:t>
      </w:r>
    </w:p>
    <w:p w:rsidR="00000000" w:rsidDel="00000000" w:rsidP="00000000" w:rsidRDefault="00000000" w:rsidRPr="00000000" w14:paraId="0000038A">
      <w:pPr>
        <w:rPr>
          <w:b w:val="1"/>
        </w:rPr>
      </w:pPr>
      <w:r w:rsidDel="00000000" w:rsidR="00000000" w:rsidRPr="00000000">
        <w:rPr>
          <w:b w:val="1"/>
          <w:rtl w:val="0"/>
        </w:rPr>
        <w:t xml:space="preserve">Purpose</w:t>
      </w:r>
    </w:p>
    <w:p w:rsidR="00000000" w:rsidDel="00000000" w:rsidP="00000000" w:rsidRDefault="00000000" w:rsidRPr="00000000" w14:paraId="0000038B">
      <w:pPr>
        <w:rPr/>
      </w:pPr>
      <w:r w:rsidDel="00000000" w:rsidR="00000000" w:rsidRPr="00000000">
        <w:rPr>
          <w:rtl w:val="0"/>
        </w:rPr>
        <w:t xml:space="preserve">Data cleaning is a critical step before modeling to ensure data quality and reliability. The process involves addressing missing values, outliers, and erroneous or irrelevant data.</w:t>
      </w:r>
    </w:p>
    <w:p w:rsidR="00000000" w:rsidDel="00000000" w:rsidP="00000000" w:rsidRDefault="00000000" w:rsidRPr="00000000" w14:paraId="000003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D">
      <w:pPr>
        <w:rPr>
          <w:b w:val="1"/>
        </w:rPr>
      </w:pPr>
      <w:r w:rsidDel="00000000" w:rsidR="00000000" w:rsidRPr="00000000">
        <w:rPr>
          <w:b w:val="1"/>
          <w:rtl w:val="0"/>
        </w:rPr>
        <w:t xml:space="preserve">Key Steps in Data Cleaning</w:t>
      </w:r>
    </w:p>
    <w:p w:rsidR="00000000" w:rsidDel="00000000" w:rsidP="00000000" w:rsidRDefault="00000000" w:rsidRPr="00000000" w14:paraId="0000038E">
      <w:pPr>
        <w:numPr>
          <w:ilvl w:val="0"/>
          <w:numId w:val="3"/>
        </w:numPr>
        <w:ind w:left="720" w:hanging="360"/>
        <w:rPr/>
      </w:pPr>
      <w:r w:rsidDel="00000000" w:rsidR="00000000" w:rsidRPr="00000000">
        <w:rPr>
          <w:b w:val="1"/>
          <w:rtl w:val="0"/>
        </w:rPr>
        <w:t xml:space="preserve">Handle Missing Values</w:t>
      </w:r>
      <w:r w:rsidDel="00000000" w:rsidR="00000000" w:rsidRPr="00000000">
        <w:rPr>
          <w:rtl w:val="0"/>
        </w:rPr>
        <w:t xml:space="preserve">:</w:t>
      </w:r>
    </w:p>
    <w:p w:rsidR="00000000" w:rsidDel="00000000" w:rsidP="00000000" w:rsidRDefault="00000000" w:rsidRPr="00000000" w14:paraId="0000038F">
      <w:pPr>
        <w:numPr>
          <w:ilvl w:val="1"/>
          <w:numId w:val="3"/>
        </w:numPr>
        <w:ind w:left="1440" w:hanging="360"/>
        <w:rPr/>
      </w:pPr>
      <w:r w:rsidDel="00000000" w:rsidR="00000000" w:rsidRPr="00000000">
        <w:rPr>
          <w:b w:val="1"/>
          <w:rtl w:val="0"/>
        </w:rPr>
        <w:t xml:space="preserve">Imputation</w:t>
      </w:r>
      <w:r w:rsidDel="00000000" w:rsidR="00000000" w:rsidRPr="00000000">
        <w:rPr>
          <w:rtl w:val="0"/>
        </w:rPr>
        <w:t xml:space="preserve">:</w:t>
      </w:r>
    </w:p>
    <w:p w:rsidR="00000000" w:rsidDel="00000000" w:rsidP="00000000" w:rsidRDefault="00000000" w:rsidRPr="00000000" w14:paraId="00000390">
      <w:pPr>
        <w:numPr>
          <w:ilvl w:val="2"/>
          <w:numId w:val="3"/>
        </w:numPr>
        <w:ind w:left="2160" w:hanging="360"/>
        <w:rPr/>
      </w:pPr>
      <w:r w:rsidDel="00000000" w:rsidR="00000000" w:rsidRPr="00000000">
        <w:rPr>
          <w:rtl w:val="0"/>
        </w:rPr>
        <w:t xml:space="preserve">Replace missing values with column mean, median, or mode.</w:t>
      </w:r>
    </w:p>
    <w:p w:rsidR="00000000" w:rsidDel="00000000" w:rsidP="00000000" w:rsidRDefault="00000000" w:rsidRPr="00000000" w14:paraId="00000391">
      <w:pPr>
        <w:numPr>
          <w:ilvl w:val="2"/>
          <w:numId w:val="3"/>
        </w:numPr>
        <w:ind w:left="2160" w:hanging="360"/>
        <w:rPr/>
      </w:pPr>
      <w:r w:rsidDel="00000000" w:rsidR="00000000" w:rsidRPr="00000000">
        <w:rPr>
          <w:rtl w:val="0"/>
        </w:rPr>
        <w:t xml:space="preserve">Use predictive models or data distributions for more sophisticated imputation.</w:t>
      </w:r>
    </w:p>
    <w:p w:rsidR="00000000" w:rsidDel="00000000" w:rsidP="00000000" w:rsidRDefault="00000000" w:rsidRPr="00000000" w14:paraId="00000392">
      <w:pPr>
        <w:numPr>
          <w:ilvl w:val="1"/>
          <w:numId w:val="3"/>
        </w:numPr>
        <w:ind w:left="1440" w:hanging="360"/>
        <w:rPr/>
      </w:pPr>
      <w:r w:rsidDel="00000000" w:rsidR="00000000" w:rsidRPr="00000000">
        <w:rPr>
          <w:b w:val="1"/>
          <w:rtl w:val="0"/>
        </w:rPr>
        <w:t xml:space="preserve">Removal</w:t>
      </w:r>
      <w:r w:rsidDel="00000000" w:rsidR="00000000" w:rsidRPr="00000000">
        <w:rPr>
          <w:rtl w:val="0"/>
        </w:rPr>
        <w:t xml:space="preserve">:</w:t>
      </w:r>
    </w:p>
    <w:p w:rsidR="00000000" w:rsidDel="00000000" w:rsidP="00000000" w:rsidRDefault="00000000" w:rsidRPr="00000000" w14:paraId="00000393">
      <w:pPr>
        <w:numPr>
          <w:ilvl w:val="2"/>
          <w:numId w:val="3"/>
        </w:numPr>
        <w:ind w:left="2160" w:hanging="360"/>
        <w:rPr/>
      </w:pPr>
      <w:r w:rsidDel="00000000" w:rsidR="00000000" w:rsidRPr="00000000">
        <w:rPr>
          <w:rtl w:val="0"/>
        </w:rPr>
        <w:t xml:space="preserve">Drop rows or columns with too many missing values as a last resort.</w:t>
      </w:r>
    </w:p>
    <w:p w:rsidR="00000000" w:rsidDel="00000000" w:rsidP="00000000" w:rsidRDefault="00000000" w:rsidRPr="00000000" w14:paraId="00000394">
      <w:pPr>
        <w:numPr>
          <w:ilvl w:val="0"/>
          <w:numId w:val="3"/>
        </w:numPr>
        <w:ind w:left="720" w:hanging="360"/>
        <w:rPr/>
      </w:pPr>
      <w:r w:rsidDel="00000000" w:rsidR="00000000" w:rsidRPr="00000000">
        <w:rPr>
          <w:b w:val="1"/>
          <w:rtl w:val="0"/>
        </w:rPr>
        <w:t xml:space="preserve">Address Outliers</w:t>
      </w:r>
      <w:r w:rsidDel="00000000" w:rsidR="00000000" w:rsidRPr="00000000">
        <w:rPr>
          <w:rtl w:val="0"/>
        </w:rPr>
        <w:t xml:space="preserve">:</w:t>
      </w:r>
    </w:p>
    <w:p w:rsidR="00000000" w:rsidDel="00000000" w:rsidP="00000000" w:rsidRDefault="00000000" w:rsidRPr="00000000" w14:paraId="00000395">
      <w:pPr>
        <w:numPr>
          <w:ilvl w:val="1"/>
          <w:numId w:val="3"/>
        </w:numPr>
        <w:ind w:left="1440" w:hanging="360"/>
        <w:rPr/>
      </w:pPr>
      <w:r w:rsidDel="00000000" w:rsidR="00000000" w:rsidRPr="00000000">
        <w:rPr>
          <w:rtl w:val="0"/>
        </w:rPr>
        <w:t xml:space="preserve">Outliers can arise due to manual data entry errors, logging issues, or actual data characteristics.</w:t>
      </w:r>
    </w:p>
    <w:p w:rsidR="00000000" w:rsidDel="00000000" w:rsidP="00000000" w:rsidRDefault="00000000" w:rsidRPr="00000000" w14:paraId="00000396">
      <w:pPr>
        <w:numPr>
          <w:ilvl w:val="1"/>
          <w:numId w:val="3"/>
        </w:numPr>
        <w:ind w:left="1440" w:hanging="360"/>
        <w:rPr/>
      </w:pPr>
      <w:r w:rsidDel="00000000" w:rsidR="00000000" w:rsidRPr="00000000">
        <w:rPr>
          <w:rtl w:val="0"/>
        </w:rPr>
        <w:t xml:space="preserve">Options:</w:t>
      </w:r>
    </w:p>
    <w:p w:rsidR="00000000" w:rsidDel="00000000" w:rsidP="00000000" w:rsidRDefault="00000000" w:rsidRPr="00000000" w14:paraId="00000397">
      <w:pPr>
        <w:numPr>
          <w:ilvl w:val="2"/>
          <w:numId w:val="3"/>
        </w:numPr>
        <w:ind w:left="2160" w:hanging="360"/>
        <w:rPr/>
      </w:pPr>
      <w:r w:rsidDel="00000000" w:rsidR="00000000" w:rsidRPr="00000000">
        <w:rPr>
          <w:rtl w:val="0"/>
        </w:rPr>
        <w:t xml:space="preserve">Remove outliers outright.</w:t>
      </w:r>
    </w:p>
    <w:p w:rsidR="00000000" w:rsidDel="00000000" w:rsidP="00000000" w:rsidRDefault="00000000" w:rsidRPr="00000000" w14:paraId="00000398">
      <w:pPr>
        <w:numPr>
          <w:ilvl w:val="2"/>
          <w:numId w:val="3"/>
        </w:numPr>
        <w:ind w:left="2160" w:hanging="360"/>
        <w:rPr/>
      </w:pPr>
      <w:r w:rsidDel="00000000" w:rsidR="00000000" w:rsidRPr="00000000">
        <w:rPr>
          <w:rtl w:val="0"/>
        </w:rPr>
        <w:t xml:space="preserve">Truncate extreme values.</w:t>
      </w:r>
    </w:p>
    <w:p w:rsidR="00000000" w:rsidDel="00000000" w:rsidP="00000000" w:rsidRDefault="00000000" w:rsidRPr="00000000" w14:paraId="00000399">
      <w:pPr>
        <w:numPr>
          <w:ilvl w:val="2"/>
          <w:numId w:val="3"/>
        </w:numPr>
        <w:ind w:left="2160" w:hanging="360"/>
        <w:rPr/>
      </w:pPr>
      <w:r w:rsidDel="00000000" w:rsidR="00000000" w:rsidRPr="00000000">
        <w:rPr>
          <w:rtl w:val="0"/>
        </w:rPr>
        <w:t xml:space="preserve">Leave them as is if they carry meaningful business context.</w:t>
      </w:r>
    </w:p>
    <w:p w:rsidR="00000000" w:rsidDel="00000000" w:rsidP="00000000" w:rsidRDefault="00000000" w:rsidRPr="00000000" w14:paraId="0000039A">
      <w:pPr>
        <w:numPr>
          <w:ilvl w:val="1"/>
          <w:numId w:val="3"/>
        </w:numPr>
        <w:ind w:left="1440" w:hanging="360"/>
        <w:rPr/>
      </w:pPr>
      <w:r w:rsidDel="00000000" w:rsidR="00000000" w:rsidRPr="00000000">
        <w:rPr>
          <w:b w:val="1"/>
          <w:rtl w:val="0"/>
        </w:rPr>
        <w:t xml:space="preserve">Types</w:t>
      </w:r>
      <w:r w:rsidDel="00000000" w:rsidR="00000000" w:rsidRPr="00000000">
        <w:rPr>
          <w:rtl w:val="0"/>
        </w:rPr>
        <w:t xml:space="preserve">:</w:t>
      </w:r>
    </w:p>
    <w:p w:rsidR="00000000" w:rsidDel="00000000" w:rsidP="00000000" w:rsidRDefault="00000000" w:rsidRPr="00000000" w14:paraId="0000039B">
      <w:pPr>
        <w:numPr>
          <w:ilvl w:val="2"/>
          <w:numId w:val="3"/>
        </w:numPr>
        <w:ind w:left="2160" w:hanging="360"/>
        <w:rPr/>
      </w:pPr>
      <w:r w:rsidDel="00000000" w:rsidR="00000000" w:rsidRPr="00000000">
        <w:rPr>
          <w:b w:val="1"/>
          <w:rtl w:val="0"/>
        </w:rPr>
        <w:t xml:space="preserve">Univariate Outliers</w:t>
      </w:r>
      <w:r w:rsidDel="00000000" w:rsidR="00000000" w:rsidRPr="00000000">
        <w:rPr>
          <w:rtl w:val="0"/>
        </w:rPr>
        <w:t xml:space="preserve">: Outliers in a single feature (e.g., age).</w:t>
      </w:r>
    </w:p>
    <w:p w:rsidR="00000000" w:rsidDel="00000000" w:rsidP="00000000" w:rsidRDefault="00000000" w:rsidRPr="00000000" w14:paraId="0000039C">
      <w:pPr>
        <w:numPr>
          <w:ilvl w:val="2"/>
          <w:numId w:val="3"/>
        </w:numPr>
        <w:ind w:left="2160" w:hanging="360"/>
        <w:rPr/>
      </w:pPr>
      <w:r w:rsidDel="00000000" w:rsidR="00000000" w:rsidRPr="00000000">
        <w:rPr>
          <w:b w:val="1"/>
          <w:rtl w:val="0"/>
        </w:rPr>
        <w:t xml:space="preserve">Multivariate Outliers</w:t>
      </w:r>
      <w:r w:rsidDel="00000000" w:rsidR="00000000" w:rsidRPr="00000000">
        <w:rPr>
          <w:rtl w:val="0"/>
        </w:rPr>
        <w:t xml:space="preserve">: Outliers considering multiple features (e.g., a 4-year-old who is 5 feet tall).</w:t>
      </w:r>
    </w:p>
    <w:p w:rsidR="00000000" w:rsidDel="00000000" w:rsidP="00000000" w:rsidRDefault="00000000" w:rsidRPr="00000000" w14:paraId="000003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E">
      <w:pPr>
        <w:rPr>
          <w:b w:val="1"/>
        </w:rPr>
      </w:pPr>
      <w:r w:rsidDel="00000000" w:rsidR="00000000" w:rsidRPr="00000000">
        <w:rPr>
          <w:b w:val="1"/>
          <w:rtl w:val="0"/>
        </w:rPr>
        <w:t xml:space="preserve">Why Cleaning is Essential</w:t>
      </w:r>
    </w:p>
    <w:p w:rsidR="00000000" w:rsidDel="00000000" w:rsidP="00000000" w:rsidRDefault="00000000" w:rsidRPr="00000000" w14:paraId="0000039F">
      <w:pPr>
        <w:numPr>
          <w:ilvl w:val="0"/>
          <w:numId w:val="4"/>
        </w:numPr>
        <w:ind w:left="720" w:hanging="360"/>
        <w:rPr/>
      </w:pPr>
      <w:r w:rsidDel="00000000" w:rsidR="00000000" w:rsidRPr="00000000">
        <w:rPr>
          <w:rtl w:val="0"/>
        </w:rPr>
        <w:t xml:space="preserve">Cleaning data prevents "garbage in, garbage out" scenarios, where poor data quality undermines model performance.</w:t>
      </w:r>
    </w:p>
    <w:p w:rsidR="00000000" w:rsidDel="00000000" w:rsidP="00000000" w:rsidRDefault="00000000" w:rsidRPr="00000000" w14:paraId="000003A0">
      <w:pPr>
        <w:numPr>
          <w:ilvl w:val="0"/>
          <w:numId w:val="4"/>
        </w:numPr>
        <w:ind w:left="720" w:hanging="360"/>
        <w:rPr/>
      </w:pPr>
      <w:r w:rsidDel="00000000" w:rsidR="00000000" w:rsidRPr="00000000">
        <w:rPr>
          <w:rtl w:val="0"/>
        </w:rPr>
        <w:t xml:space="preserve">Ensures the dataset aligns with the target schema and objectives.</w:t>
      </w:r>
    </w:p>
    <w:p w:rsidR="00000000" w:rsidDel="00000000" w:rsidP="00000000" w:rsidRDefault="00000000" w:rsidRPr="00000000" w14:paraId="000003A1">
      <w:pPr>
        <w:rPr>
          <w:b w:val="1"/>
        </w:rPr>
      </w:pPr>
      <w:r w:rsidDel="00000000" w:rsidR="00000000" w:rsidRPr="00000000">
        <w:rPr>
          <w:b w:val="1"/>
          <w:rtl w:val="0"/>
        </w:rPr>
        <w:t xml:space="preserve">Step 6: Feature Engineering</w:t>
      </w:r>
    </w:p>
    <w:p w:rsidR="00000000" w:rsidDel="00000000" w:rsidP="00000000" w:rsidRDefault="00000000" w:rsidRPr="00000000" w14:paraId="000003A2">
      <w:pPr>
        <w:rPr>
          <w:b w:val="1"/>
        </w:rPr>
      </w:pPr>
      <w:r w:rsidDel="00000000" w:rsidR="00000000" w:rsidRPr="00000000">
        <w:rPr>
          <w:b w:val="1"/>
          <w:rtl w:val="0"/>
        </w:rPr>
        <w:t xml:space="preserve">Purpose</w:t>
      </w:r>
    </w:p>
    <w:p w:rsidR="00000000" w:rsidDel="00000000" w:rsidP="00000000" w:rsidRDefault="00000000" w:rsidRPr="00000000" w14:paraId="000003A3">
      <w:pPr>
        <w:rPr/>
      </w:pPr>
      <w:r w:rsidDel="00000000" w:rsidR="00000000" w:rsidRPr="00000000">
        <w:rPr>
          <w:rtl w:val="0"/>
        </w:rPr>
        <w:t xml:space="preserve">Feature engineering involves transforming raw data into a suitable format for machine learning models, enhancing model performance, and enabling simpler models to achieve better results. The process includes both feature selection (choosing relevant features) and feature preprocessing (transforming data).</w:t>
      </w:r>
    </w:p>
    <w:p w:rsidR="00000000" w:rsidDel="00000000" w:rsidP="00000000" w:rsidRDefault="00000000" w:rsidRPr="00000000" w14:paraId="000003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5">
      <w:pPr>
        <w:rPr>
          <w:b w:val="1"/>
        </w:rPr>
      </w:pPr>
      <w:r w:rsidDel="00000000" w:rsidR="00000000" w:rsidRPr="00000000">
        <w:rPr>
          <w:b w:val="1"/>
          <w:rtl w:val="0"/>
        </w:rPr>
        <w:t xml:space="preserve">Techniques for Quantitative Data</w:t>
      </w:r>
    </w:p>
    <w:p w:rsidR="00000000" w:rsidDel="00000000" w:rsidP="00000000" w:rsidRDefault="00000000" w:rsidRPr="00000000" w14:paraId="000003A6">
      <w:pPr>
        <w:numPr>
          <w:ilvl w:val="0"/>
          <w:numId w:val="5"/>
        </w:numPr>
        <w:ind w:left="720" w:hanging="360"/>
        <w:rPr/>
      </w:pPr>
      <w:r w:rsidDel="00000000" w:rsidR="00000000" w:rsidRPr="00000000">
        <w:rPr>
          <w:b w:val="1"/>
          <w:rtl w:val="0"/>
        </w:rPr>
        <w:t xml:space="preserve">Transformations</w:t>
      </w:r>
      <w:r w:rsidDel="00000000" w:rsidR="00000000" w:rsidRPr="00000000">
        <w:rPr>
          <w:rtl w:val="0"/>
        </w:rPr>
        <w:t xml:space="preserve">:</w:t>
      </w:r>
    </w:p>
    <w:p w:rsidR="00000000" w:rsidDel="00000000" w:rsidP="00000000" w:rsidRDefault="00000000" w:rsidRPr="00000000" w14:paraId="000003A7">
      <w:pPr>
        <w:numPr>
          <w:ilvl w:val="1"/>
          <w:numId w:val="5"/>
        </w:numPr>
        <w:ind w:left="1440" w:hanging="360"/>
        <w:rPr/>
      </w:pPr>
      <w:r w:rsidDel="00000000" w:rsidR="00000000" w:rsidRPr="00000000">
        <w:rPr>
          <w:rtl w:val="0"/>
        </w:rPr>
        <w:t xml:space="preserve">Apply functions like log, capping, or flooring to normalize skewed data and conform it to standard statistical distributions.</w:t>
      </w:r>
    </w:p>
    <w:p w:rsidR="00000000" w:rsidDel="00000000" w:rsidP="00000000" w:rsidRDefault="00000000" w:rsidRPr="00000000" w14:paraId="000003A8">
      <w:pPr>
        <w:numPr>
          <w:ilvl w:val="0"/>
          <w:numId w:val="5"/>
        </w:numPr>
        <w:ind w:left="720" w:hanging="360"/>
        <w:rPr/>
      </w:pPr>
      <w:r w:rsidDel="00000000" w:rsidR="00000000" w:rsidRPr="00000000">
        <w:rPr>
          <w:b w:val="1"/>
          <w:rtl w:val="0"/>
        </w:rPr>
        <w:t xml:space="preserve">Binning</w:t>
      </w:r>
      <w:r w:rsidDel="00000000" w:rsidR="00000000" w:rsidRPr="00000000">
        <w:rPr>
          <w:rtl w:val="0"/>
        </w:rPr>
        <w:t xml:space="preserve">:</w:t>
      </w:r>
    </w:p>
    <w:p w:rsidR="00000000" w:rsidDel="00000000" w:rsidP="00000000" w:rsidRDefault="00000000" w:rsidRPr="00000000" w14:paraId="000003A9">
      <w:pPr>
        <w:numPr>
          <w:ilvl w:val="1"/>
          <w:numId w:val="5"/>
        </w:numPr>
        <w:ind w:left="1440" w:hanging="360"/>
        <w:rPr/>
      </w:pPr>
      <w:r w:rsidDel="00000000" w:rsidR="00000000" w:rsidRPr="00000000">
        <w:rPr>
          <w:rtl w:val="0"/>
        </w:rPr>
        <w:t xml:space="preserve">Also called discretization or bucketing, this process converts continuous variables into discrete bins, reducing noise in the data.</w:t>
      </w:r>
    </w:p>
    <w:p w:rsidR="00000000" w:rsidDel="00000000" w:rsidP="00000000" w:rsidRDefault="00000000" w:rsidRPr="00000000" w14:paraId="000003AA">
      <w:pPr>
        <w:numPr>
          <w:ilvl w:val="0"/>
          <w:numId w:val="5"/>
        </w:numPr>
        <w:ind w:left="720" w:hanging="360"/>
        <w:rPr/>
      </w:pPr>
      <w:r w:rsidDel="00000000" w:rsidR="00000000" w:rsidRPr="00000000">
        <w:rPr>
          <w:b w:val="1"/>
          <w:rtl w:val="0"/>
        </w:rPr>
        <w:t xml:space="preserve">Dimensionality Reduction</w:t>
      </w:r>
      <w:r w:rsidDel="00000000" w:rsidR="00000000" w:rsidRPr="00000000">
        <w:rPr>
          <w:rtl w:val="0"/>
        </w:rPr>
        <w:t xml:space="preserve">:</w:t>
      </w:r>
    </w:p>
    <w:p w:rsidR="00000000" w:rsidDel="00000000" w:rsidP="00000000" w:rsidRDefault="00000000" w:rsidRPr="00000000" w14:paraId="000003AB">
      <w:pPr>
        <w:numPr>
          <w:ilvl w:val="1"/>
          <w:numId w:val="5"/>
        </w:numPr>
        <w:ind w:left="1440" w:hanging="360"/>
        <w:rPr/>
      </w:pPr>
      <w:r w:rsidDel="00000000" w:rsidR="00000000" w:rsidRPr="00000000">
        <w:rPr>
          <w:rtl w:val="0"/>
        </w:rPr>
        <w:t xml:space="preserve">Techniques like Principal Component Analysis (PCA) reduce the feature set to uncorrelated variables, simplifying the dataset without losing essential information.</w:t>
      </w:r>
    </w:p>
    <w:p w:rsidR="00000000" w:rsidDel="00000000" w:rsidP="00000000" w:rsidRDefault="00000000" w:rsidRPr="00000000" w14:paraId="000003AC">
      <w:pPr>
        <w:numPr>
          <w:ilvl w:val="0"/>
          <w:numId w:val="5"/>
        </w:numPr>
        <w:ind w:left="720" w:hanging="360"/>
        <w:rPr/>
      </w:pPr>
      <w:r w:rsidDel="00000000" w:rsidR="00000000" w:rsidRPr="00000000">
        <w:rPr>
          <w:b w:val="1"/>
          <w:rtl w:val="0"/>
        </w:rPr>
        <w:t xml:space="preserve">Scaling and Standardization</w:t>
      </w:r>
      <w:r w:rsidDel="00000000" w:rsidR="00000000" w:rsidRPr="00000000">
        <w:rPr>
          <w:rtl w:val="0"/>
        </w:rPr>
        <w:t xml:space="preserve">:</w:t>
      </w:r>
    </w:p>
    <w:p w:rsidR="00000000" w:rsidDel="00000000" w:rsidP="00000000" w:rsidRDefault="00000000" w:rsidRPr="00000000" w14:paraId="000003AD">
      <w:pPr>
        <w:numPr>
          <w:ilvl w:val="1"/>
          <w:numId w:val="5"/>
        </w:numPr>
        <w:ind w:left="1440" w:hanging="360"/>
        <w:rPr/>
      </w:pPr>
      <w:r w:rsidDel="00000000" w:rsidR="00000000" w:rsidRPr="00000000">
        <w:rPr>
          <w:rtl w:val="0"/>
        </w:rPr>
        <w:t xml:space="preserve">Normalize data to a range of 0 to 1 using min-max scaling.</w:t>
      </w:r>
    </w:p>
    <w:p w:rsidR="00000000" w:rsidDel="00000000" w:rsidP="00000000" w:rsidRDefault="00000000" w:rsidRPr="00000000" w14:paraId="000003AE">
      <w:pPr>
        <w:numPr>
          <w:ilvl w:val="1"/>
          <w:numId w:val="5"/>
        </w:numPr>
        <w:ind w:left="1440" w:hanging="360"/>
        <w:rPr/>
      </w:pPr>
      <w:r w:rsidDel="00000000" w:rsidR="00000000" w:rsidRPr="00000000">
        <w:rPr>
          <w:rtl w:val="0"/>
        </w:rPr>
        <w:t xml:space="preserve">Standardize data to have a mean of 0 and a variance of 1 using z-scores. This is crucial for algorithms like K-means that depend on comparable variances.</w:t>
      </w:r>
    </w:p>
    <w:p w:rsidR="00000000" w:rsidDel="00000000" w:rsidP="00000000" w:rsidRDefault="00000000" w:rsidRPr="00000000" w14:paraId="000003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0">
      <w:pPr>
        <w:rPr>
          <w:b w:val="1"/>
        </w:rPr>
      </w:pPr>
      <w:r w:rsidDel="00000000" w:rsidR="00000000" w:rsidRPr="00000000">
        <w:rPr>
          <w:b w:val="1"/>
          <w:rtl w:val="0"/>
        </w:rPr>
        <w:t xml:space="preserve">Techniques for Categorical Data</w:t>
      </w:r>
    </w:p>
    <w:p w:rsidR="00000000" w:rsidDel="00000000" w:rsidP="00000000" w:rsidRDefault="00000000" w:rsidRPr="00000000" w14:paraId="000003B1">
      <w:pPr>
        <w:numPr>
          <w:ilvl w:val="0"/>
          <w:numId w:val="6"/>
        </w:numPr>
        <w:ind w:left="720" w:hanging="360"/>
        <w:rPr/>
      </w:pPr>
      <w:r w:rsidDel="00000000" w:rsidR="00000000" w:rsidRPr="00000000">
        <w:rPr>
          <w:b w:val="1"/>
          <w:rtl w:val="0"/>
        </w:rPr>
        <w:t xml:space="preserve">One-Hot Encoding</w:t>
      </w:r>
      <w:r w:rsidDel="00000000" w:rsidR="00000000" w:rsidRPr="00000000">
        <w:rPr>
          <w:rtl w:val="0"/>
        </w:rPr>
        <w:t xml:space="preserve">:</w:t>
      </w:r>
    </w:p>
    <w:p w:rsidR="00000000" w:rsidDel="00000000" w:rsidP="00000000" w:rsidRDefault="00000000" w:rsidRPr="00000000" w14:paraId="000003B2">
      <w:pPr>
        <w:numPr>
          <w:ilvl w:val="1"/>
          <w:numId w:val="6"/>
        </w:numPr>
        <w:ind w:left="1440" w:hanging="360"/>
        <w:rPr/>
      </w:pPr>
      <w:r w:rsidDel="00000000" w:rsidR="00000000" w:rsidRPr="00000000">
        <w:rPr>
          <w:rtl w:val="0"/>
        </w:rPr>
        <w:t xml:space="preserve">Converts categories into binary vectors (e.g., one category represented by 1, others by 0).</w:t>
      </w:r>
    </w:p>
    <w:p w:rsidR="00000000" w:rsidDel="00000000" w:rsidP="00000000" w:rsidRDefault="00000000" w:rsidRPr="00000000" w14:paraId="000003B3">
      <w:pPr>
        <w:numPr>
          <w:ilvl w:val="0"/>
          <w:numId w:val="6"/>
        </w:numPr>
        <w:ind w:left="720" w:hanging="360"/>
        <w:rPr/>
      </w:pPr>
      <w:r w:rsidDel="00000000" w:rsidR="00000000" w:rsidRPr="00000000">
        <w:rPr>
          <w:b w:val="1"/>
          <w:rtl w:val="0"/>
        </w:rPr>
        <w:t xml:space="preserve">Hashing</w:t>
      </w:r>
      <w:r w:rsidDel="00000000" w:rsidR="00000000" w:rsidRPr="00000000">
        <w:rPr>
          <w:rtl w:val="0"/>
        </w:rPr>
        <w:t xml:space="preserve">:</w:t>
      </w:r>
    </w:p>
    <w:p w:rsidR="00000000" w:rsidDel="00000000" w:rsidP="00000000" w:rsidRDefault="00000000" w:rsidRPr="00000000" w14:paraId="000003B4">
      <w:pPr>
        <w:numPr>
          <w:ilvl w:val="1"/>
          <w:numId w:val="6"/>
        </w:numPr>
        <w:ind w:left="1440" w:hanging="360"/>
        <w:rPr/>
      </w:pPr>
      <w:r w:rsidDel="00000000" w:rsidR="00000000" w:rsidRPr="00000000">
        <w:rPr>
          <w:rtl w:val="0"/>
        </w:rPr>
        <w:t xml:space="preserve">Converts data into a fixed-dimensional vector using hashing, which is useful for high-cardinality features (e.g., large ranges of values).</w:t>
      </w:r>
    </w:p>
    <w:p w:rsidR="00000000" w:rsidDel="00000000" w:rsidP="00000000" w:rsidRDefault="00000000" w:rsidRPr="00000000" w14:paraId="000003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Text Data Preprocessing</w:t>
      </w:r>
    </w:p>
    <w:p w:rsidR="00000000" w:rsidDel="00000000" w:rsidP="00000000" w:rsidRDefault="00000000" w:rsidRPr="00000000" w14:paraId="000003B7">
      <w:pPr>
        <w:numPr>
          <w:ilvl w:val="0"/>
          <w:numId w:val="7"/>
        </w:numPr>
        <w:ind w:left="720" w:hanging="360"/>
        <w:rPr/>
      </w:pPr>
      <w:r w:rsidDel="00000000" w:rsidR="00000000" w:rsidRPr="00000000">
        <w:rPr>
          <w:b w:val="1"/>
          <w:rtl w:val="0"/>
        </w:rPr>
        <w:t xml:space="preserve">Stemming</w:t>
      </w:r>
      <w:r w:rsidDel="00000000" w:rsidR="00000000" w:rsidRPr="00000000">
        <w:rPr>
          <w:rtl w:val="0"/>
        </w:rPr>
        <w:t xml:space="preserve">:</w:t>
      </w:r>
    </w:p>
    <w:p w:rsidR="00000000" w:rsidDel="00000000" w:rsidP="00000000" w:rsidRDefault="00000000" w:rsidRPr="00000000" w14:paraId="000003B8">
      <w:pPr>
        <w:numPr>
          <w:ilvl w:val="1"/>
          <w:numId w:val="7"/>
        </w:numPr>
        <w:ind w:left="1440" w:hanging="360"/>
        <w:rPr/>
      </w:pPr>
      <w:r w:rsidDel="00000000" w:rsidR="00000000" w:rsidRPr="00000000">
        <w:rPr>
          <w:rtl w:val="0"/>
        </w:rPr>
        <w:t xml:space="preserve">Reduces words to their root forms by removing suffixes (e.g., "liked" → "like").</w:t>
      </w:r>
    </w:p>
    <w:p w:rsidR="00000000" w:rsidDel="00000000" w:rsidP="00000000" w:rsidRDefault="00000000" w:rsidRPr="00000000" w14:paraId="000003B9">
      <w:pPr>
        <w:numPr>
          <w:ilvl w:val="0"/>
          <w:numId w:val="7"/>
        </w:numPr>
        <w:ind w:left="720" w:hanging="360"/>
        <w:rPr/>
      </w:pPr>
      <w:r w:rsidDel="00000000" w:rsidR="00000000" w:rsidRPr="00000000">
        <w:rPr>
          <w:b w:val="1"/>
          <w:rtl w:val="0"/>
        </w:rPr>
        <w:t xml:space="preserve">Lemmatization</w:t>
      </w:r>
      <w:r w:rsidDel="00000000" w:rsidR="00000000" w:rsidRPr="00000000">
        <w:rPr>
          <w:rtl w:val="0"/>
        </w:rPr>
        <w:t xml:space="preserve">:</w:t>
      </w:r>
    </w:p>
    <w:p w:rsidR="00000000" w:rsidDel="00000000" w:rsidP="00000000" w:rsidRDefault="00000000" w:rsidRPr="00000000" w14:paraId="000003BA">
      <w:pPr>
        <w:numPr>
          <w:ilvl w:val="1"/>
          <w:numId w:val="7"/>
        </w:numPr>
        <w:ind w:left="1440" w:hanging="360"/>
        <w:rPr/>
      </w:pPr>
      <w:r w:rsidDel="00000000" w:rsidR="00000000" w:rsidRPr="00000000">
        <w:rPr>
          <w:rtl w:val="0"/>
        </w:rPr>
        <w:t xml:space="preserve">Similar to stemming but considers the context and meaning of the word (e.g., "caring" → "care").</w:t>
      </w:r>
    </w:p>
    <w:p w:rsidR="00000000" w:rsidDel="00000000" w:rsidP="00000000" w:rsidRDefault="00000000" w:rsidRPr="00000000" w14:paraId="000003BB">
      <w:pPr>
        <w:numPr>
          <w:ilvl w:val="0"/>
          <w:numId w:val="7"/>
        </w:numPr>
        <w:ind w:left="720" w:hanging="360"/>
        <w:rPr/>
      </w:pPr>
      <w:r w:rsidDel="00000000" w:rsidR="00000000" w:rsidRPr="00000000">
        <w:rPr>
          <w:b w:val="1"/>
          <w:rtl w:val="0"/>
        </w:rPr>
        <w:t xml:space="preserve">Filtering</w:t>
      </w:r>
      <w:r w:rsidDel="00000000" w:rsidR="00000000" w:rsidRPr="00000000">
        <w:rPr>
          <w:rtl w:val="0"/>
        </w:rPr>
        <w:t xml:space="preserve">:</w:t>
      </w:r>
    </w:p>
    <w:p w:rsidR="00000000" w:rsidDel="00000000" w:rsidP="00000000" w:rsidRDefault="00000000" w:rsidRPr="00000000" w14:paraId="000003BC">
      <w:pPr>
        <w:numPr>
          <w:ilvl w:val="1"/>
          <w:numId w:val="7"/>
        </w:numPr>
        <w:ind w:left="1440" w:hanging="360"/>
        <w:rPr/>
      </w:pPr>
      <w:r w:rsidDel="00000000" w:rsidR="00000000" w:rsidRPr="00000000">
        <w:rPr>
          <w:rtl w:val="0"/>
        </w:rPr>
        <w:t xml:space="preserve">Removes stop words (e.g., "the," "and") and punctuation that do not add value to the analysis.</w:t>
      </w:r>
    </w:p>
    <w:p w:rsidR="00000000" w:rsidDel="00000000" w:rsidP="00000000" w:rsidRDefault="00000000" w:rsidRPr="00000000" w14:paraId="000003BD">
      <w:pPr>
        <w:numPr>
          <w:ilvl w:val="0"/>
          <w:numId w:val="7"/>
        </w:numPr>
        <w:ind w:left="720" w:hanging="360"/>
        <w:rPr/>
      </w:pPr>
      <w:r w:rsidDel="00000000" w:rsidR="00000000" w:rsidRPr="00000000">
        <w:rPr>
          <w:b w:val="1"/>
          <w:rtl w:val="0"/>
        </w:rPr>
        <w:t xml:space="preserve">Bag-of-Words</w:t>
      </w:r>
      <w:r w:rsidDel="00000000" w:rsidR="00000000" w:rsidRPr="00000000">
        <w:rPr>
          <w:rtl w:val="0"/>
        </w:rPr>
        <w:t xml:space="preserve">:</w:t>
      </w:r>
    </w:p>
    <w:p w:rsidR="00000000" w:rsidDel="00000000" w:rsidP="00000000" w:rsidRDefault="00000000" w:rsidRPr="00000000" w14:paraId="000003BE">
      <w:pPr>
        <w:numPr>
          <w:ilvl w:val="1"/>
          <w:numId w:val="7"/>
        </w:numPr>
        <w:ind w:left="1440" w:hanging="360"/>
        <w:rPr/>
      </w:pPr>
      <w:r w:rsidDel="00000000" w:rsidR="00000000" w:rsidRPr="00000000">
        <w:rPr>
          <w:rtl w:val="0"/>
        </w:rPr>
        <w:t xml:space="preserve">Represents text as a collection of words with their frequency in the dataset.</w:t>
      </w:r>
    </w:p>
    <w:p w:rsidR="00000000" w:rsidDel="00000000" w:rsidP="00000000" w:rsidRDefault="00000000" w:rsidRPr="00000000" w14:paraId="000003BF">
      <w:pPr>
        <w:numPr>
          <w:ilvl w:val="0"/>
          <w:numId w:val="7"/>
        </w:numPr>
        <w:ind w:left="720" w:hanging="360"/>
        <w:rPr/>
      </w:pPr>
      <w:r w:rsidDel="00000000" w:rsidR="00000000" w:rsidRPr="00000000">
        <w:rPr>
          <w:b w:val="1"/>
          <w:rtl w:val="0"/>
        </w:rPr>
        <w:t xml:space="preserve">N-grams</w:t>
      </w:r>
      <w:r w:rsidDel="00000000" w:rsidR="00000000" w:rsidRPr="00000000">
        <w:rPr>
          <w:rtl w:val="0"/>
        </w:rPr>
        <w:t xml:space="preserve">:</w:t>
      </w:r>
    </w:p>
    <w:p w:rsidR="00000000" w:rsidDel="00000000" w:rsidP="00000000" w:rsidRDefault="00000000" w:rsidRPr="00000000" w14:paraId="000003C0">
      <w:pPr>
        <w:numPr>
          <w:ilvl w:val="1"/>
          <w:numId w:val="7"/>
        </w:numPr>
        <w:ind w:left="1440" w:hanging="360"/>
        <w:rPr/>
      </w:pPr>
      <w:r w:rsidDel="00000000" w:rsidR="00000000" w:rsidRPr="00000000">
        <w:rPr>
          <w:rtl w:val="0"/>
        </w:rPr>
        <w:t xml:space="preserve">Extends bag-of-words by considering sequences of N words together.</w:t>
      </w:r>
    </w:p>
    <w:p w:rsidR="00000000" w:rsidDel="00000000" w:rsidP="00000000" w:rsidRDefault="00000000" w:rsidRPr="00000000" w14:paraId="000003C1">
      <w:pPr>
        <w:numPr>
          <w:ilvl w:val="0"/>
          <w:numId w:val="7"/>
        </w:numPr>
        <w:ind w:left="720" w:hanging="360"/>
        <w:rPr/>
      </w:pPr>
      <w:r w:rsidDel="00000000" w:rsidR="00000000" w:rsidRPr="00000000">
        <w:rPr>
          <w:b w:val="1"/>
          <w:rtl w:val="0"/>
        </w:rPr>
        <w:t xml:space="preserve">Word Embeddings</w:t>
      </w:r>
      <w:r w:rsidDel="00000000" w:rsidR="00000000" w:rsidRPr="00000000">
        <w:rPr>
          <w:rtl w:val="0"/>
        </w:rPr>
        <w:t xml:space="preserve">:</w:t>
      </w:r>
    </w:p>
    <w:p w:rsidR="00000000" w:rsidDel="00000000" w:rsidP="00000000" w:rsidRDefault="00000000" w:rsidRPr="00000000" w14:paraId="000003C2">
      <w:pPr>
        <w:numPr>
          <w:ilvl w:val="1"/>
          <w:numId w:val="7"/>
        </w:numPr>
        <w:ind w:left="1440" w:hanging="360"/>
        <w:rPr/>
      </w:pPr>
      <w:r w:rsidDel="00000000" w:rsidR="00000000" w:rsidRPr="00000000">
        <w:rPr>
          <w:rtl w:val="0"/>
        </w:rPr>
        <w:t xml:space="preserve">Converts words into vectors where similar words are closer in the vector space (e.g., word2vec, GloVe).</w:t>
      </w:r>
    </w:p>
    <w:p w:rsidR="00000000" w:rsidDel="00000000" w:rsidP="00000000" w:rsidRDefault="00000000" w:rsidRPr="00000000" w14:paraId="000003C3">
      <w:pPr>
        <w:rPr>
          <w:b w:val="1"/>
        </w:rPr>
      </w:pPr>
      <w:r w:rsidDel="00000000" w:rsidR="00000000" w:rsidRPr="00000000">
        <w:rPr>
          <w:b w:val="1"/>
          <w:rtl w:val="0"/>
        </w:rPr>
        <w:t xml:space="preserve">Step 7: Model Selection</w:t>
      </w:r>
    </w:p>
    <w:p w:rsidR="00000000" w:rsidDel="00000000" w:rsidP="00000000" w:rsidRDefault="00000000" w:rsidRPr="00000000" w14:paraId="000003C4">
      <w:pPr>
        <w:rPr>
          <w:b w:val="1"/>
        </w:rPr>
      </w:pPr>
      <w:r w:rsidDel="00000000" w:rsidR="00000000" w:rsidRPr="00000000">
        <w:rPr>
          <w:b w:val="1"/>
          <w:rtl w:val="0"/>
        </w:rPr>
        <w:t xml:space="preserve">Purpose</w:t>
      </w:r>
    </w:p>
    <w:p w:rsidR="00000000" w:rsidDel="00000000" w:rsidP="00000000" w:rsidRDefault="00000000" w:rsidRPr="00000000" w14:paraId="000003C5">
      <w:pPr>
        <w:rPr/>
      </w:pPr>
      <w:r w:rsidDel="00000000" w:rsidR="00000000" w:rsidRPr="00000000">
        <w:rPr>
          <w:rtl w:val="0"/>
        </w:rPr>
        <w:t xml:space="preserve">Model selection involves choosing the most appropriate machine learning algorithm based on business constraints, evaluation metrics, and data properties.</w:t>
      </w:r>
    </w:p>
    <w:p w:rsidR="00000000" w:rsidDel="00000000" w:rsidP="00000000" w:rsidRDefault="00000000" w:rsidRPr="00000000" w14:paraId="000003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7">
      <w:pPr>
        <w:rPr>
          <w:b w:val="1"/>
        </w:rPr>
      </w:pPr>
      <w:r w:rsidDel="00000000" w:rsidR="00000000" w:rsidRPr="00000000">
        <w:rPr>
          <w:b w:val="1"/>
          <w:rtl w:val="0"/>
        </w:rPr>
        <w:t xml:space="preserve">Factors to Consider When Selecting a Model</w:t>
      </w:r>
    </w:p>
    <w:p w:rsidR="00000000" w:rsidDel="00000000" w:rsidP="00000000" w:rsidRDefault="00000000" w:rsidRPr="00000000" w14:paraId="000003C8">
      <w:pPr>
        <w:numPr>
          <w:ilvl w:val="0"/>
          <w:numId w:val="8"/>
        </w:numPr>
        <w:ind w:left="720" w:hanging="360"/>
        <w:rPr/>
      </w:pPr>
      <w:r w:rsidDel="00000000" w:rsidR="00000000" w:rsidRPr="00000000">
        <w:rPr>
          <w:b w:val="1"/>
          <w:rtl w:val="0"/>
        </w:rPr>
        <w:t xml:space="preserve">Training &amp; Prediction Speed</w:t>
      </w:r>
      <w:r w:rsidDel="00000000" w:rsidR="00000000" w:rsidRPr="00000000">
        <w:rPr>
          <w:rtl w:val="0"/>
        </w:rPr>
        <w:t xml:space="preserve">:</w:t>
      </w:r>
    </w:p>
    <w:p w:rsidR="00000000" w:rsidDel="00000000" w:rsidP="00000000" w:rsidRDefault="00000000" w:rsidRPr="00000000" w14:paraId="000003C9">
      <w:pPr>
        <w:numPr>
          <w:ilvl w:val="1"/>
          <w:numId w:val="8"/>
        </w:numPr>
        <w:ind w:left="1440" w:hanging="360"/>
        <w:rPr/>
      </w:pPr>
      <w:r w:rsidDel="00000000" w:rsidR="00000000" w:rsidRPr="00000000">
        <w:rPr>
          <w:rtl w:val="0"/>
        </w:rPr>
        <w:t xml:space="preserve">Linear regression is much faster to train compared to complex models like neural networks.</w:t>
      </w:r>
    </w:p>
    <w:p w:rsidR="00000000" w:rsidDel="00000000" w:rsidP="00000000" w:rsidRDefault="00000000" w:rsidRPr="00000000" w14:paraId="000003CA">
      <w:pPr>
        <w:numPr>
          <w:ilvl w:val="0"/>
          <w:numId w:val="8"/>
        </w:numPr>
        <w:ind w:left="720" w:hanging="360"/>
        <w:rPr/>
      </w:pPr>
      <w:r w:rsidDel="00000000" w:rsidR="00000000" w:rsidRPr="00000000">
        <w:rPr>
          <w:b w:val="1"/>
          <w:rtl w:val="0"/>
        </w:rPr>
        <w:t xml:space="preserve">Budget</w:t>
      </w:r>
      <w:r w:rsidDel="00000000" w:rsidR="00000000" w:rsidRPr="00000000">
        <w:rPr>
          <w:rtl w:val="0"/>
        </w:rPr>
        <w:t xml:space="preserve">:</w:t>
      </w:r>
    </w:p>
    <w:p w:rsidR="00000000" w:rsidDel="00000000" w:rsidP="00000000" w:rsidRDefault="00000000" w:rsidRPr="00000000" w14:paraId="000003CB">
      <w:pPr>
        <w:numPr>
          <w:ilvl w:val="1"/>
          <w:numId w:val="8"/>
        </w:numPr>
        <w:ind w:left="1440" w:hanging="360"/>
        <w:rPr/>
      </w:pPr>
      <w:r w:rsidDel="00000000" w:rsidR="00000000" w:rsidRPr="00000000">
        <w:rPr>
          <w:rtl w:val="0"/>
        </w:rPr>
        <w:t xml:space="preserve">Neural networks and other deep learning models can be computationally expensive.</w:t>
      </w:r>
    </w:p>
    <w:p w:rsidR="00000000" w:rsidDel="00000000" w:rsidP="00000000" w:rsidRDefault="00000000" w:rsidRPr="00000000" w14:paraId="000003CC">
      <w:pPr>
        <w:numPr>
          <w:ilvl w:val="0"/>
          <w:numId w:val="8"/>
        </w:numPr>
        <w:ind w:left="720" w:hanging="360"/>
        <w:rPr/>
      </w:pPr>
      <w:r w:rsidDel="00000000" w:rsidR="00000000" w:rsidRPr="00000000">
        <w:rPr>
          <w:b w:val="1"/>
          <w:rtl w:val="0"/>
        </w:rPr>
        <w:t xml:space="preserve">Volume &amp; Dimensionality of Data</w:t>
      </w:r>
      <w:r w:rsidDel="00000000" w:rsidR="00000000" w:rsidRPr="00000000">
        <w:rPr>
          <w:rtl w:val="0"/>
        </w:rPr>
        <w:t xml:space="preserve">:</w:t>
      </w:r>
    </w:p>
    <w:p w:rsidR="00000000" w:rsidDel="00000000" w:rsidP="00000000" w:rsidRDefault="00000000" w:rsidRPr="00000000" w14:paraId="000003CD">
      <w:pPr>
        <w:numPr>
          <w:ilvl w:val="1"/>
          <w:numId w:val="8"/>
        </w:numPr>
        <w:ind w:left="1440" w:hanging="360"/>
        <w:rPr/>
      </w:pPr>
      <w:r w:rsidDel="00000000" w:rsidR="00000000" w:rsidRPr="00000000">
        <w:rPr>
          <w:rtl w:val="0"/>
        </w:rPr>
        <w:t xml:space="preserve">Neural networks handle large, high-dimensional datasets better than models like k-Nearest Neighbors (k-NN).</w:t>
      </w:r>
    </w:p>
    <w:p w:rsidR="00000000" w:rsidDel="00000000" w:rsidP="00000000" w:rsidRDefault="00000000" w:rsidRPr="00000000" w14:paraId="000003CE">
      <w:pPr>
        <w:numPr>
          <w:ilvl w:val="0"/>
          <w:numId w:val="8"/>
        </w:numPr>
        <w:ind w:left="720" w:hanging="360"/>
        <w:rPr/>
      </w:pPr>
      <w:r w:rsidDel="00000000" w:rsidR="00000000" w:rsidRPr="00000000">
        <w:rPr>
          <w:b w:val="1"/>
          <w:rtl w:val="0"/>
        </w:rPr>
        <w:t xml:space="preserve">Categorical vs. Numerical Features</w:t>
      </w:r>
      <w:r w:rsidDel="00000000" w:rsidR="00000000" w:rsidRPr="00000000">
        <w:rPr>
          <w:rtl w:val="0"/>
        </w:rPr>
        <w:t xml:space="preserve">:</w:t>
      </w:r>
    </w:p>
    <w:p w:rsidR="00000000" w:rsidDel="00000000" w:rsidP="00000000" w:rsidRDefault="00000000" w:rsidRPr="00000000" w14:paraId="000003CF">
      <w:pPr>
        <w:numPr>
          <w:ilvl w:val="1"/>
          <w:numId w:val="8"/>
        </w:numPr>
        <w:ind w:left="1440" w:hanging="360"/>
        <w:rPr/>
      </w:pPr>
      <w:r w:rsidDel="00000000" w:rsidR="00000000" w:rsidRPr="00000000">
        <w:rPr>
          <w:rtl w:val="0"/>
        </w:rPr>
        <w:t xml:space="preserve">Linear regression requires numerical inputs (e.g., via one-hot encoding for categorical variables), whereas tree-based models like decision trees can process categorical variables directly.</w:t>
      </w:r>
    </w:p>
    <w:p w:rsidR="00000000" w:rsidDel="00000000" w:rsidP="00000000" w:rsidRDefault="00000000" w:rsidRPr="00000000" w14:paraId="000003D0">
      <w:pPr>
        <w:numPr>
          <w:ilvl w:val="0"/>
          <w:numId w:val="8"/>
        </w:numPr>
        <w:ind w:left="720" w:hanging="360"/>
        <w:rPr/>
      </w:pPr>
      <w:r w:rsidDel="00000000" w:rsidR="00000000" w:rsidRPr="00000000">
        <w:rPr>
          <w:b w:val="1"/>
          <w:rtl w:val="0"/>
        </w:rPr>
        <w:t xml:space="preserve">Explainability</w:t>
      </w:r>
      <w:r w:rsidDel="00000000" w:rsidR="00000000" w:rsidRPr="00000000">
        <w:rPr>
          <w:rtl w:val="0"/>
        </w:rPr>
        <w:t xml:space="preserve">:</w:t>
      </w:r>
    </w:p>
    <w:p w:rsidR="00000000" w:rsidDel="00000000" w:rsidP="00000000" w:rsidRDefault="00000000" w:rsidRPr="00000000" w14:paraId="000003D1">
      <w:pPr>
        <w:numPr>
          <w:ilvl w:val="1"/>
          <w:numId w:val="8"/>
        </w:numPr>
        <w:ind w:left="1440" w:hanging="360"/>
        <w:rPr/>
      </w:pPr>
      <w:r w:rsidDel="00000000" w:rsidR="00000000" w:rsidRPr="00000000">
        <w:rPr>
          <w:rtl w:val="0"/>
        </w:rPr>
        <w:t xml:space="preserve">Interpretable models like linear regression are often preferred in scenarios with regulatory requirements or when debugging is essential, as opposed to "black box" models like neural networks.</w:t>
      </w:r>
    </w:p>
    <w:p w:rsidR="00000000" w:rsidDel="00000000" w:rsidP="00000000" w:rsidRDefault="00000000" w:rsidRPr="00000000" w14:paraId="000003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3">
      <w:pPr>
        <w:rPr>
          <w:b w:val="1"/>
        </w:rPr>
      </w:pPr>
      <w:r w:rsidDel="00000000" w:rsidR="00000000" w:rsidRPr="00000000">
        <w:rPr>
          <w:b w:val="1"/>
          <w:rtl w:val="0"/>
        </w:rPr>
        <w:t xml:space="preserve">Cheat Sheet for Algorithm Selection</w:t>
      </w:r>
    </w:p>
    <w:p w:rsidR="00000000" w:rsidDel="00000000" w:rsidP="00000000" w:rsidRDefault="00000000" w:rsidRPr="00000000" w14:paraId="000003D4">
      <w:pPr>
        <w:rPr/>
      </w:pPr>
      <w:r w:rsidDel="00000000" w:rsidR="00000000" w:rsidRPr="00000000">
        <w:rPr>
          <w:rtl w:val="0"/>
        </w:rPr>
        <w:t xml:space="preserve">A quick reference for selecting machine learning algorithms based on data characteristics (e.g., dimensionality, type of response) and objectives:</w:t>
      </w:r>
    </w:p>
    <w:p w:rsidR="00000000" w:rsidDel="00000000" w:rsidP="00000000" w:rsidRDefault="00000000" w:rsidRPr="00000000" w14:paraId="000003D5">
      <w:pPr>
        <w:numPr>
          <w:ilvl w:val="0"/>
          <w:numId w:val="9"/>
        </w:numPr>
        <w:ind w:left="720" w:hanging="360"/>
        <w:rPr/>
      </w:pPr>
      <w:r w:rsidDel="00000000" w:rsidR="00000000" w:rsidRPr="00000000">
        <w:rPr>
          <w:b w:val="1"/>
          <w:rtl w:val="0"/>
        </w:rPr>
        <w:t xml:space="preserve">Unsupervised Learning (Clustering)</w:t>
      </w:r>
      <w:r w:rsidDel="00000000" w:rsidR="00000000" w:rsidRPr="00000000">
        <w:rPr>
          <w:rtl w:val="0"/>
        </w:rPr>
        <w:t xml:space="preserve">:</w:t>
      </w:r>
    </w:p>
    <w:p w:rsidR="00000000" w:rsidDel="00000000" w:rsidP="00000000" w:rsidRDefault="00000000" w:rsidRPr="00000000" w14:paraId="000003D6">
      <w:pPr>
        <w:numPr>
          <w:ilvl w:val="1"/>
          <w:numId w:val="9"/>
        </w:numPr>
        <w:ind w:left="1440" w:hanging="360"/>
        <w:rPr/>
      </w:pPr>
      <w:r w:rsidDel="00000000" w:rsidR="00000000" w:rsidRPr="00000000">
        <w:rPr>
          <w:rtl w:val="0"/>
        </w:rPr>
        <w:t xml:space="preserve">K-means or DBSCAN for non-hierarchical data.</w:t>
      </w:r>
    </w:p>
    <w:p w:rsidR="00000000" w:rsidDel="00000000" w:rsidP="00000000" w:rsidRDefault="00000000" w:rsidRPr="00000000" w14:paraId="000003D7">
      <w:pPr>
        <w:numPr>
          <w:ilvl w:val="1"/>
          <w:numId w:val="9"/>
        </w:numPr>
        <w:ind w:left="1440" w:hanging="360"/>
        <w:rPr/>
      </w:pPr>
      <w:r w:rsidDel="00000000" w:rsidR="00000000" w:rsidRPr="00000000">
        <w:rPr>
          <w:rtl w:val="0"/>
        </w:rPr>
        <w:t xml:space="preserve">Gaussian Mixture Models for probabilistic clustering.</w:t>
      </w:r>
    </w:p>
    <w:p w:rsidR="00000000" w:rsidDel="00000000" w:rsidP="00000000" w:rsidRDefault="00000000" w:rsidRPr="00000000" w14:paraId="000003D8">
      <w:pPr>
        <w:numPr>
          <w:ilvl w:val="1"/>
          <w:numId w:val="9"/>
        </w:numPr>
        <w:ind w:left="1440" w:hanging="360"/>
        <w:rPr/>
      </w:pPr>
      <w:r w:rsidDel="00000000" w:rsidR="00000000" w:rsidRPr="00000000">
        <w:rPr>
          <w:rtl w:val="0"/>
        </w:rPr>
        <w:t xml:space="preserve">Hierarchical clustering for categorical variables.</w:t>
      </w:r>
    </w:p>
    <w:p w:rsidR="00000000" w:rsidDel="00000000" w:rsidP="00000000" w:rsidRDefault="00000000" w:rsidRPr="00000000" w14:paraId="000003D9">
      <w:pPr>
        <w:numPr>
          <w:ilvl w:val="0"/>
          <w:numId w:val="9"/>
        </w:numPr>
        <w:ind w:left="720" w:hanging="360"/>
        <w:rPr/>
      </w:pPr>
      <w:r w:rsidDel="00000000" w:rsidR="00000000" w:rsidRPr="00000000">
        <w:rPr>
          <w:b w:val="1"/>
          <w:rtl w:val="0"/>
        </w:rPr>
        <w:t xml:space="preserve">Supervised Learning (Classification/Regression)</w:t>
      </w:r>
      <w:r w:rsidDel="00000000" w:rsidR="00000000" w:rsidRPr="00000000">
        <w:rPr>
          <w:rtl w:val="0"/>
        </w:rPr>
        <w:t xml:space="preserve">:</w:t>
      </w:r>
    </w:p>
    <w:p w:rsidR="00000000" w:rsidDel="00000000" w:rsidP="00000000" w:rsidRDefault="00000000" w:rsidRPr="00000000" w14:paraId="000003DA">
      <w:pPr>
        <w:numPr>
          <w:ilvl w:val="1"/>
          <w:numId w:val="9"/>
        </w:numPr>
        <w:ind w:left="1440" w:hanging="360"/>
        <w:rPr/>
      </w:pPr>
      <w:r w:rsidDel="00000000" w:rsidR="00000000" w:rsidRPr="00000000">
        <w:rPr>
          <w:rtl w:val="0"/>
        </w:rPr>
        <w:t xml:space="preserve">Linear regression or logistic regression for speed and interpretability.</w:t>
      </w:r>
    </w:p>
    <w:p w:rsidR="00000000" w:rsidDel="00000000" w:rsidP="00000000" w:rsidRDefault="00000000" w:rsidRPr="00000000" w14:paraId="000003DB">
      <w:pPr>
        <w:numPr>
          <w:ilvl w:val="1"/>
          <w:numId w:val="9"/>
        </w:numPr>
        <w:ind w:left="1440" w:hanging="360"/>
        <w:rPr/>
      </w:pPr>
      <w:r w:rsidDel="00000000" w:rsidR="00000000" w:rsidRPr="00000000">
        <w:rPr>
          <w:rtl w:val="0"/>
        </w:rPr>
        <w:t xml:space="preserve">Decision trees and random forests for handling categorical features.</w:t>
      </w:r>
    </w:p>
    <w:p w:rsidR="00000000" w:rsidDel="00000000" w:rsidP="00000000" w:rsidRDefault="00000000" w:rsidRPr="00000000" w14:paraId="000003DC">
      <w:pPr>
        <w:numPr>
          <w:ilvl w:val="1"/>
          <w:numId w:val="9"/>
        </w:numPr>
        <w:ind w:left="1440" w:hanging="360"/>
        <w:rPr/>
      </w:pPr>
      <w:r w:rsidDel="00000000" w:rsidR="00000000" w:rsidRPr="00000000">
        <w:rPr>
          <w:rtl w:val="0"/>
        </w:rPr>
        <w:t xml:space="preserve">Gradient boosting for high accuracy at the cost of speed.</w:t>
      </w:r>
    </w:p>
    <w:p w:rsidR="00000000" w:rsidDel="00000000" w:rsidP="00000000" w:rsidRDefault="00000000" w:rsidRPr="00000000" w14:paraId="000003DD">
      <w:pPr>
        <w:numPr>
          <w:ilvl w:val="1"/>
          <w:numId w:val="9"/>
        </w:numPr>
        <w:ind w:left="1440" w:hanging="360"/>
        <w:rPr/>
      </w:pPr>
      <w:r w:rsidDel="00000000" w:rsidR="00000000" w:rsidRPr="00000000">
        <w:rPr>
          <w:rtl w:val="0"/>
        </w:rPr>
        <w:t xml:space="preserve">Neural networks for large datasets with complex patterns.</w:t>
      </w:r>
    </w:p>
    <w:p w:rsidR="00000000" w:rsidDel="00000000" w:rsidP="00000000" w:rsidRDefault="00000000" w:rsidRPr="00000000" w14:paraId="000003DE">
      <w:pPr>
        <w:numPr>
          <w:ilvl w:val="0"/>
          <w:numId w:val="9"/>
        </w:numPr>
        <w:ind w:left="720" w:hanging="360"/>
        <w:rPr/>
      </w:pPr>
      <w:r w:rsidDel="00000000" w:rsidR="00000000" w:rsidRPr="00000000">
        <w:rPr>
          <w:b w:val="1"/>
          <w:rtl w:val="0"/>
        </w:rPr>
        <w:t xml:space="preserve">Dimensionality Reduction</w:t>
      </w:r>
      <w:r w:rsidDel="00000000" w:rsidR="00000000" w:rsidRPr="00000000">
        <w:rPr>
          <w:rtl w:val="0"/>
        </w:rPr>
        <w:t xml:space="preserve">:</w:t>
      </w:r>
    </w:p>
    <w:p w:rsidR="00000000" w:rsidDel="00000000" w:rsidP="00000000" w:rsidRDefault="00000000" w:rsidRPr="00000000" w14:paraId="000003DF">
      <w:pPr>
        <w:numPr>
          <w:ilvl w:val="1"/>
          <w:numId w:val="9"/>
        </w:numPr>
        <w:ind w:left="1440" w:hanging="360"/>
        <w:rPr/>
      </w:pPr>
      <w:r w:rsidDel="00000000" w:rsidR="00000000" w:rsidRPr="00000000">
        <w:rPr>
          <w:rtl w:val="0"/>
        </w:rPr>
        <w:t xml:space="preserve">Principal Component Analysis (PCA) for linear reduction.</w:t>
      </w:r>
    </w:p>
    <w:p w:rsidR="00000000" w:rsidDel="00000000" w:rsidP="00000000" w:rsidRDefault="00000000" w:rsidRPr="00000000" w14:paraId="000003E0">
      <w:pPr>
        <w:numPr>
          <w:ilvl w:val="1"/>
          <w:numId w:val="9"/>
        </w:numPr>
        <w:ind w:left="1440" w:hanging="360"/>
        <w:rPr/>
      </w:pPr>
      <w:r w:rsidDel="00000000" w:rsidR="00000000" w:rsidRPr="00000000">
        <w:rPr>
          <w:rtl w:val="0"/>
        </w:rPr>
        <w:t xml:space="preserve">t-SNE for non-linear, high-dimensional visualization.</w:t>
      </w:r>
    </w:p>
    <w:p w:rsidR="00000000" w:rsidDel="00000000" w:rsidP="00000000" w:rsidRDefault="00000000" w:rsidRPr="00000000" w14:paraId="000003E1">
      <w:pPr>
        <w:rPr>
          <w:b w:val="1"/>
        </w:rPr>
      </w:pPr>
      <w:r w:rsidDel="00000000" w:rsidR="00000000" w:rsidRPr="00000000">
        <w:rPr>
          <w:b w:val="1"/>
          <w:rtl w:val="0"/>
        </w:rPr>
        <w:t xml:space="preserve">Step 8: Model Training &amp; Evaluation</w:t>
      </w:r>
    </w:p>
    <w:p w:rsidR="00000000" w:rsidDel="00000000" w:rsidP="00000000" w:rsidRDefault="00000000" w:rsidRPr="00000000" w14:paraId="000003E2">
      <w:pPr>
        <w:rPr>
          <w:b w:val="1"/>
        </w:rPr>
      </w:pPr>
      <w:r w:rsidDel="00000000" w:rsidR="00000000" w:rsidRPr="00000000">
        <w:rPr>
          <w:b w:val="1"/>
          <w:rtl w:val="0"/>
        </w:rPr>
        <w:t xml:space="preserve">Purpose</w:t>
      </w:r>
    </w:p>
    <w:p w:rsidR="00000000" w:rsidDel="00000000" w:rsidP="00000000" w:rsidRDefault="00000000" w:rsidRPr="00000000" w14:paraId="000003E3">
      <w:pPr>
        <w:rPr/>
      </w:pPr>
      <w:r w:rsidDel="00000000" w:rsidR="00000000" w:rsidRPr="00000000">
        <w:rPr>
          <w:rtl w:val="0"/>
        </w:rPr>
        <w:t xml:space="preserve">This step focuses on training and evaluating machine learning models, ensuring their performance is optimal and robust enough for deployment.</w:t>
      </w:r>
    </w:p>
    <w:p w:rsidR="00000000" w:rsidDel="00000000" w:rsidP="00000000" w:rsidRDefault="00000000" w:rsidRPr="00000000" w14:paraId="000003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5">
      <w:pPr>
        <w:rPr>
          <w:b w:val="1"/>
        </w:rPr>
      </w:pPr>
      <w:r w:rsidDel="00000000" w:rsidR="00000000" w:rsidRPr="00000000">
        <w:rPr>
          <w:b w:val="1"/>
          <w:rtl w:val="0"/>
        </w:rPr>
        <w:t xml:space="preserve">Key Elements</w:t>
      </w:r>
    </w:p>
    <w:p w:rsidR="00000000" w:rsidDel="00000000" w:rsidP="00000000" w:rsidRDefault="00000000" w:rsidRPr="00000000" w14:paraId="000003E6">
      <w:pPr>
        <w:numPr>
          <w:ilvl w:val="0"/>
          <w:numId w:val="10"/>
        </w:numPr>
        <w:ind w:left="720" w:hanging="360"/>
        <w:rPr/>
      </w:pPr>
      <w:r w:rsidDel="00000000" w:rsidR="00000000" w:rsidRPr="00000000">
        <w:rPr>
          <w:b w:val="1"/>
          <w:rtl w:val="0"/>
        </w:rPr>
        <w:t xml:space="preserve">Model Training</w:t>
      </w:r>
      <w:r w:rsidDel="00000000" w:rsidR="00000000" w:rsidRPr="00000000">
        <w:rPr>
          <w:rtl w:val="0"/>
        </w:rPr>
        <w:t xml:space="preserve">:</w:t>
      </w:r>
    </w:p>
    <w:p w:rsidR="00000000" w:rsidDel="00000000" w:rsidP="00000000" w:rsidRDefault="00000000" w:rsidRPr="00000000" w14:paraId="000003E7">
      <w:pPr>
        <w:numPr>
          <w:ilvl w:val="1"/>
          <w:numId w:val="10"/>
        </w:numPr>
        <w:ind w:left="1440" w:hanging="360"/>
        <w:rPr/>
      </w:pPr>
      <w:r w:rsidDel="00000000" w:rsidR="00000000" w:rsidRPr="00000000">
        <w:rPr>
          <w:rtl w:val="0"/>
        </w:rPr>
        <w:t xml:space="preserve">Implement train-validation-test splits to evaluate model performance.</w:t>
      </w:r>
    </w:p>
    <w:p w:rsidR="00000000" w:rsidDel="00000000" w:rsidP="00000000" w:rsidRDefault="00000000" w:rsidRPr="00000000" w14:paraId="000003E8">
      <w:pPr>
        <w:numPr>
          <w:ilvl w:val="1"/>
          <w:numId w:val="10"/>
        </w:numPr>
        <w:ind w:left="1440" w:hanging="360"/>
        <w:rPr/>
      </w:pPr>
      <w:r w:rsidDel="00000000" w:rsidR="00000000" w:rsidRPr="00000000">
        <w:rPr>
          <w:rtl w:val="0"/>
        </w:rPr>
        <w:t xml:space="preserve">Use cross-validation to minimize overfitting and validate the model's generalizability.</w:t>
      </w:r>
    </w:p>
    <w:p w:rsidR="00000000" w:rsidDel="00000000" w:rsidP="00000000" w:rsidRDefault="00000000" w:rsidRPr="00000000" w14:paraId="000003E9">
      <w:pPr>
        <w:numPr>
          <w:ilvl w:val="1"/>
          <w:numId w:val="10"/>
        </w:numPr>
        <w:ind w:left="1440" w:hanging="360"/>
        <w:rPr/>
      </w:pPr>
      <w:r w:rsidDel="00000000" w:rsidR="00000000" w:rsidRPr="00000000">
        <w:rPr>
          <w:rtl w:val="0"/>
        </w:rPr>
        <w:t xml:space="preserve">Perform hyperparameter tuning to optimize model performance.</w:t>
      </w:r>
    </w:p>
    <w:p w:rsidR="00000000" w:rsidDel="00000000" w:rsidP="00000000" w:rsidRDefault="00000000" w:rsidRPr="00000000" w14:paraId="000003EA">
      <w:pPr>
        <w:numPr>
          <w:ilvl w:val="0"/>
          <w:numId w:val="10"/>
        </w:numPr>
        <w:ind w:left="720" w:hanging="360"/>
        <w:rPr/>
      </w:pPr>
      <w:r w:rsidDel="00000000" w:rsidR="00000000" w:rsidRPr="00000000">
        <w:rPr>
          <w:b w:val="1"/>
          <w:rtl w:val="0"/>
        </w:rPr>
        <w:t xml:space="preserve">Evaluating Model Performance</w:t>
      </w:r>
      <w:r w:rsidDel="00000000" w:rsidR="00000000" w:rsidRPr="00000000">
        <w:rPr>
          <w:rtl w:val="0"/>
        </w:rPr>
        <w:t xml:space="preserve">:</w:t>
      </w:r>
    </w:p>
    <w:p w:rsidR="00000000" w:rsidDel="00000000" w:rsidP="00000000" w:rsidRDefault="00000000" w:rsidRPr="00000000" w14:paraId="000003EB">
      <w:pPr>
        <w:numPr>
          <w:ilvl w:val="1"/>
          <w:numId w:val="10"/>
        </w:numPr>
        <w:ind w:left="1440" w:hanging="360"/>
        <w:rPr/>
      </w:pPr>
      <w:r w:rsidDel="00000000" w:rsidR="00000000" w:rsidRPr="00000000">
        <w:rPr>
          <w:rtl w:val="0"/>
        </w:rPr>
        <w:t xml:space="preserve">Compare your model to other potential models to determine its suitability.</w:t>
      </w:r>
    </w:p>
    <w:p w:rsidR="00000000" w:rsidDel="00000000" w:rsidP="00000000" w:rsidRDefault="00000000" w:rsidRPr="00000000" w14:paraId="000003EC">
      <w:pPr>
        <w:numPr>
          <w:ilvl w:val="1"/>
          <w:numId w:val="10"/>
        </w:numPr>
        <w:ind w:left="1440" w:hanging="360"/>
        <w:rPr/>
      </w:pPr>
      <w:r w:rsidDel="00000000" w:rsidR="00000000" w:rsidRPr="00000000">
        <w:rPr>
          <w:rtl w:val="0"/>
        </w:rPr>
        <w:t xml:space="preserve">Assess model parameters and their impact on predictions.</w:t>
      </w:r>
    </w:p>
    <w:p w:rsidR="00000000" w:rsidDel="00000000" w:rsidP="00000000" w:rsidRDefault="00000000" w:rsidRPr="00000000" w14:paraId="000003ED">
      <w:pPr>
        <w:numPr>
          <w:ilvl w:val="1"/>
          <w:numId w:val="10"/>
        </w:numPr>
        <w:ind w:left="1440" w:hanging="360"/>
        <w:rPr/>
      </w:pPr>
      <w:r w:rsidDel="00000000" w:rsidR="00000000" w:rsidRPr="00000000">
        <w:rPr>
          <w:rtl w:val="0"/>
        </w:rPr>
        <w:t xml:space="preserve">Evaluate feature importance to understand which inputs significantly influence the outcomes.</w:t>
      </w:r>
    </w:p>
    <w:p w:rsidR="00000000" w:rsidDel="00000000" w:rsidP="00000000" w:rsidRDefault="00000000" w:rsidRPr="00000000" w14:paraId="000003EE">
      <w:pPr>
        <w:numPr>
          <w:ilvl w:val="0"/>
          <w:numId w:val="10"/>
        </w:numPr>
        <w:ind w:left="720" w:hanging="360"/>
        <w:rPr/>
      </w:pPr>
      <w:r w:rsidDel="00000000" w:rsidR="00000000" w:rsidRPr="00000000">
        <w:rPr>
          <w:b w:val="1"/>
          <w:rtl w:val="0"/>
        </w:rPr>
        <w:t xml:space="preserve">Addressing Challenges</w:t>
      </w:r>
      <w:r w:rsidDel="00000000" w:rsidR="00000000" w:rsidRPr="00000000">
        <w:rPr>
          <w:rtl w:val="0"/>
        </w:rPr>
        <w:t xml:space="preserve">:</w:t>
      </w:r>
    </w:p>
    <w:p w:rsidR="00000000" w:rsidDel="00000000" w:rsidP="00000000" w:rsidRDefault="00000000" w:rsidRPr="00000000" w14:paraId="000003EF">
      <w:pPr>
        <w:numPr>
          <w:ilvl w:val="1"/>
          <w:numId w:val="10"/>
        </w:numPr>
        <w:ind w:left="1440" w:hanging="360"/>
        <w:rPr/>
      </w:pPr>
      <w:r w:rsidDel="00000000" w:rsidR="00000000" w:rsidRPr="00000000">
        <w:rPr>
          <w:rtl w:val="0"/>
        </w:rPr>
        <w:t xml:space="preserve">Handle biased training data by selecting appropriate evaluation metrics.</w:t>
      </w:r>
    </w:p>
    <w:p w:rsidR="00000000" w:rsidDel="00000000" w:rsidP="00000000" w:rsidRDefault="00000000" w:rsidRPr="00000000" w14:paraId="000003F0">
      <w:pPr>
        <w:numPr>
          <w:ilvl w:val="1"/>
          <w:numId w:val="10"/>
        </w:numPr>
        <w:ind w:left="1440" w:hanging="360"/>
        <w:rPr/>
      </w:pPr>
      <w:r w:rsidDel="00000000" w:rsidR="00000000" w:rsidRPr="00000000">
        <w:rPr>
          <w:rtl w:val="0"/>
        </w:rPr>
        <w:t xml:space="preserve">Manage data imbalances by employing techniques like oversampling (e.g., SMOTE) or undersampling.</w:t>
      </w:r>
    </w:p>
    <w:p w:rsidR="00000000" w:rsidDel="00000000" w:rsidP="00000000" w:rsidRDefault="00000000" w:rsidRPr="00000000" w14:paraId="000003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2">
      <w:pPr>
        <w:rPr>
          <w:b w:val="1"/>
        </w:rPr>
      </w:pPr>
      <w:r w:rsidDel="00000000" w:rsidR="00000000" w:rsidRPr="00000000">
        <w:rPr>
          <w:b w:val="1"/>
          <w:rtl w:val="0"/>
        </w:rPr>
        <w:t xml:space="preserve">Sampling Techniques:</w:t>
      </w:r>
    </w:p>
    <w:p w:rsidR="00000000" w:rsidDel="00000000" w:rsidP="00000000" w:rsidRDefault="00000000" w:rsidRPr="00000000" w14:paraId="000003F3">
      <w:pPr>
        <w:numPr>
          <w:ilvl w:val="0"/>
          <w:numId w:val="11"/>
        </w:numPr>
        <w:ind w:left="720" w:hanging="360"/>
        <w:rPr/>
      </w:pPr>
      <w:r w:rsidDel="00000000" w:rsidR="00000000" w:rsidRPr="00000000">
        <w:rPr>
          <w:b w:val="1"/>
          <w:rtl w:val="0"/>
        </w:rPr>
        <w:t xml:space="preserve">Random Sampling</w:t>
      </w:r>
      <w:r w:rsidDel="00000000" w:rsidR="00000000" w:rsidRPr="00000000">
        <w:rPr>
          <w:rtl w:val="0"/>
        </w:rPr>
        <w:t xml:space="preserve">:</w:t>
      </w:r>
    </w:p>
    <w:p w:rsidR="00000000" w:rsidDel="00000000" w:rsidP="00000000" w:rsidRDefault="00000000" w:rsidRPr="00000000" w14:paraId="000003F4">
      <w:pPr>
        <w:numPr>
          <w:ilvl w:val="1"/>
          <w:numId w:val="11"/>
        </w:numPr>
        <w:ind w:left="1440" w:hanging="360"/>
        <w:rPr/>
      </w:pPr>
      <w:r w:rsidDel="00000000" w:rsidR="00000000" w:rsidRPr="00000000">
        <w:rPr>
          <w:rtl w:val="0"/>
        </w:rPr>
        <w:t xml:space="preserve">Selects data randomly, with or without replacement.</w:t>
      </w:r>
    </w:p>
    <w:p w:rsidR="00000000" w:rsidDel="00000000" w:rsidP="00000000" w:rsidRDefault="00000000" w:rsidRPr="00000000" w14:paraId="000003F5">
      <w:pPr>
        <w:numPr>
          <w:ilvl w:val="0"/>
          <w:numId w:val="11"/>
        </w:numPr>
        <w:ind w:left="720" w:hanging="360"/>
        <w:rPr/>
      </w:pPr>
      <w:r w:rsidDel="00000000" w:rsidR="00000000" w:rsidRPr="00000000">
        <w:rPr>
          <w:b w:val="1"/>
          <w:rtl w:val="0"/>
        </w:rPr>
        <w:t xml:space="preserve">Stratified Sampling</w:t>
      </w:r>
      <w:r w:rsidDel="00000000" w:rsidR="00000000" w:rsidRPr="00000000">
        <w:rPr>
          <w:rtl w:val="0"/>
        </w:rPr>
        <w:t xml:space="preserve">:</w:t>
      </w:r>
    </w:p>
    <w:p w:rsidR="00000000" w:rsidDel="00000000" w:rsidP="00000000" w:rsidRDefault="00000000" w:rsidRPr="00000000" w14:paraId="000003F6">
      <w:pPr>
        <w:numPr>
          <w:ilvl w:val="1"/>
          <w:numId w:val="11"/>
        </w:numPr>
        <w:ind w:left="1440" w:hanging="360"/>
        <w:rPr/>
      </w:pPr>
      <w:r w:rsidDel="00000000" w:rsidR="00000000" w:rsidRPr="00000000">
        <w:rPr>
          <w:rtl w:val="0"/>
        </w:rPr>
        <w:t xml:space="preserve">Ensures each subgroup of the population is proportionally represented in the sample.</w:t>
      </w:r>
    </w:p>
    <w:p w:rsidR="00000000" w:rsidDel="00000000" w:rsidP="00000000" w:rsidRDefault="00000000" w:rsidRPr="00000000" w14:paraId="000003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8">
      <w:pPr>
        <w:rPr>
          <w:b w:val="1"/>
        </w:rPr>
      </w:pPr>
      <w:r w:rsidDel="00000000" w:rsidR="00000000" w:rsidRPr="00000000">
        <w:rPr>
          <w:b w:val="1"/>
          <w:rtl w:val="0"/>
        </w:rPr>
        <w:t xml:space="preserve">Avoiding Issues:</w:t>
      </w:r>
    </w:p>
    <w:p w:rsidR="00000000" w:rsidDel="00000000" w:rsidP="00000000" w:rsidRDefault="00000000" w:rsidRPr="00000000" w14:paraId="000003F9">
      <w:pPr>
        <w:numPr>
          <w:ilvl w:val="0"/>
          <w:numId w:val="12"/>
        </w:numPr>
        <w:ind w:left="720" w:hanging="360"/>
        <w:rPr/>
      </w:pPr>
      <w:r w:rsidDel="00000000" w:rsidR="00000000" w:rsidRPr="00000000">
        <w:rPr>
          <w:rtl w:val="0"/>
        </w:rPr>
        <w:t xml:space="preserve">Use regularization to prevent overfitting.</w:t>
      </w:r>
    </w:p>
    <w:p w:rsidR="00000000" w:rsidDel="00000000" w:rsidP="00000000" w:rsidRDefault="00000000" w:rsidRPr="00000000" w14:paraId="000003FA">
      <w:pPr>
        <w:numPr>
          <w:ilvl w:val="0"/>
          <w:numId w:val="12"/>
        </w:numPr>
        <w:ind w:left="720" w:hanging="360"/>
        <w:rPr/>
      </w:pPr>
      <w:r w:rsidDel="00000000" w:rsidR="00000000" w:rsidRPr="00000000">
        <w:rPr>
          <w:rtl w:val="0"/>
        </w:rPr>
        <w:t xml:space="preserve">Analyze learning curves to identify performance plateaus and avoid unnecessary computational expense.</w:t>
      </w:r>
    </w:p>
    <w:p w:rsidR="00000000" w:rsidDel="00000000" w:rsidP="00000000" w:rsidRDefault="00000000" w:rsidRPr="00000000" w14:paraId="000003FB">
      <w:pPr>
        <w:numPr>
          <w:ilvl w:val="0"/>
          <w:numId w:val="12"/>
        </w:numPr>
        <w:ind w:left="720" w:hanging="360"/>
        <w:rPr/>
      </w:pPr>
      <w:r w:rsidDel="00000000" w:rsidR="00000000" w:rsidRPr="00000000">
        <w:rPr>
          <w:rtl w:val="0"/>
        </w:rPr>
        <w:t xml:space="preserve">Ensure a proper understanding of the sampling method used, as incorrect strategies can lead to unreliable results.</w:t>
      </w:r>
    </w:p>
    <w:p w:rsidR="00000000" w:rsidDel="00000000" w:rsidP="00000000" w:rsidRDefault="00000000" w:rsidRPr="00000000" w14:paraId="000003FC">
      <w:pPr>
        <w:rPr>
          <w:b w:val="1"/>
        </w:rPr>
      </w:pPr>
      <w:r w:rsidDel="00000000" w:rsidR="00000000" w:rsidRPr="00000000">
        <w:rPr>
          <w:b w:val="1"/>
          <w:rtl w:val="0"/>
        </w:rPr>
        <w:t xml:space="preserve">Machine Learning Interview Questions - Easy</w:t>
      </w:r>
    </w:p>
    <w:p w:rsidR="00000000" w:rsidDel="00000000" w:rsidP="00000000" w:rsidRDefault="00000000" w:rsidRPr="00000000" w14:paraId="000003FD">
      <w:pPr>
        <w:numPr>
          <w:ilvl w:val="0"/>
          <w:numId w:val="14"/>
        </w:numPr>
        <w:ind w:left="720" w:hanging="360"/>
        <w:rPr/>
      </w:pPr>
      <w:r w:rsidDel="00000000" w:rsidR="00000000" w:rsidRPr="00000000">
        <w:rPr>
          <w:b w:val="1"/>
          <w:rtl w:val="0"/>
        </w:rPr>
        <w:t xml:space="preserve">Robinhood</w:t>
      </w:r>
      <w:r w:rsidDel="00000000" w:rsidR="00000000" w:rsidRPr="00000000">
        <w:rPr>
          <w:rtl w:val="0"/>
        </w:rPr>
        <w:t xml:space="preserve">: Building a binary classifier for an </w:t>
      </w:r>
      <w:r w:rsidDel="00000000" w:rsidR="00000000" w:rsidRPr="00000000">
        <w:rPr>
          <w:b w:val="1"/>
          <w:rtl w:val="0"/>
        </w:rPr>
        <w:t xml:space="preserve">imbalanced dataset</w:t>
      </w:r>
      <w:r w:rsidDel="00000000" w:rsidR="00000000" w:rsidRPr="00000000">
        <w:rPr>
          <w:rtl w:val="0"/>
        </w:rPr>
        <w:t xml:space="preserve"> (1% positive, 99% negative). How would you handle this?</w:t>
      </w:r>
    </w:p>
    <w:p w:rsidR="00000000" w:rsidDel="00000000" w:rsidP="00000000" w:rsidRDefault="00000000" w:rsidRPr="00000000" w14:paraId="000003FE">
      <w:pPr>
        <w:numPr>
          <w:ilvl w:val="1"/>
          <w:numId w:val="14"/>
        </w:numPr>
        <w:ind w:left="1440" w:hanging="360"/>
        <w:rPr/>
      </w:pPr>
      <w:r w:rsidDel="00000000" w:rsidR="00000000" w:rsidRPr="00000000">
        <w:rPr>
          <w:rtl w:val="0"/>
        </w:rPr>
        <w:t xml:space="preserve">Techniques like </w:t>
      </w:r>
      <w:r w:rsidDel="00000000" w:rsidR="00000000" w:rsidRPr="00000000">
        <w:rPr>
          <w:b w:val="1"/>
          <w:rtl w:val="0"/>
        </w:rPr>
        <w:t xml:space="preserve">resampling</w:t>
      </w:r>
      <w:r w:rsidDel="00000000" w:rsidR="00000000" w:rsidRPr="00000000">
        <w:rPr>
          <w:rtl w:val="0"/>
        </w:rPr>
        <w:t xml:space="preserve"> (oversampling the minority class, undersampling the majority class), </w:t>
      </w:r>
      <w:r w:rsidDel="00000000" w:rsidR="00000000" w:rsidRPr="00000000">
        <w:rPr>
          <w:b w:val="1"/>
          <w:rtl w:val="0"/>
        </w:rPr>
        <w:t xml:space="preserve">class weighting</w:t>
      </w:r>
      <w:r w:rsidDel="00000000" w:rsidR="00000000" w:rsidRPr="00000000">
        <w:rPr>
          <w:rtl w:val="0"/>
        </w:rPr>
        <w:t xml:space="preserve">, and </w:t>
      </w:r>
      <w:r w:rsidDel="00000000" w:rsidR="00000000" w:rsidRPr="00000000">
        <w:rPr>
          <w:b w:val="1"/>
          <w:rtl w:val="0"/>
        </w:rPr>
        <w:t xml:space="preserve">advanced algorithms</w:t>
      </w:r>
      <w:r w:rsidDel="00000000" w:rsidR="00000000" w:rsidRPr="00000000">
        <w:rPr>
          <w:rtl w:val="0"/>
        </w:rPr>
        <w:t xml:space="preserve"> like SMOTE or XGBoost can help.</w:t>
      </w:r>
    </w:p>
    <w:p w:rsidR="00000000" w:rsidDel="00000000" w:rsidP="00000000" w:rsidRDefault="00000000" w:rsidRPr="00000000" w14:paraId="000003FF">
      <w:pPr>
        <w:numPr>
          <w:ilvl w:val="0"/>
          <w:numId w:val="14"/>
        </w:numPr>
        <w:ind w:left="720" w:hanging="360"/>
        <w:rPr/>
      </w:pPr>
      <w:r w:rsidDel="00000000" w:rsidR="00000000" w:rsidRPr="00000000">
        <w:rPr>
          <w:b w:val="1"/>
          <w:rtl w:val="0"/>
        </w:rPr>
        <w:t xml:space="preserve">Square</w:t>
      </w:r>
      <w:r w:rsidDel="00000000" w:rsidR="00000000" w:rsidRPr="00000000">
        <w:rPr>
          <w:rtl w:val="0"/>
        </w:rPr>
        <w:t xml:space="preserve">: Differences between models minimizing </w:t>
      </w:r>
      <w:r w:rsidDel="00000000" w:rsidR="00000000" w:rsidRPr="00000000">
        <w:rPr>
          <w:b w:val="1"/>
          <w:rtl w:val="0"/>
        </w:rPr>
        <w:t xml:space="preserve">squared error</w:t>
      </w:r>
      <w:r w:rsidDel="00000000" w:rsidR="00000000" w:rsidRPr="00000000">
        <w:rPr>
          <w:rtl w:val="0"/>
        </w:rPr>
        <w:t xml:space="preserve"> versus </w:t>
      </w:r>
      <w:r w:rsidDel="00000000" w:rsidR="00000000" w:rsidRPr="00000000">
        <w:rPr>
          <w:b w:val="1"/>
          <w:rtl w:val="0"/>
        </w:rPr>
        <w:t xml:space="preserve">absolute error</w:t>
      </w:r>
      <w:r w:rsidDel="00000000" w:rsidR="00000000" w:rsidRPr="00000000">
        <w:rPr>
          <w:rtl w:val="0"/>
        </w:rPr>
        <w:t xml:space="preserve">:</w:t>
      </w:r>
    </w:p>
    <w:p w:rsidR="00000000" w:rsidDel="00000000" w:rsidP="00000000" w:rsidRDefault="00000000" w:rsidRPr="00000000" w14:paraId="00000400">
      <w:pPr>
        <w:numPr>
          <w:ilvl w:val="1"/>
          <w:numId w:val="14"/>
        </w:numPr>
        <w:ind w:left="1440" w:hanging="360"/>
        <w:rPr/>
      </w:pPr>
      <w:r w:rsidDel="00000000" w:rsidR="00000000" w:rsidRPr="00000000">
        <w:rPr>
          <w:b w:val="1"/>
          <w:rtl w:val="0"/>
        </w:rPr>
        <w:t xml:space="preserve">Squared error</w:t>
      </w:r>
      <w:r w:rsidDel="00000000" w:rsidR="00000000" w:rsidRPr="00000000">
        <w:rPr>
          <w:rtl w:val="0"/>
        </w:rPr>
        <w:t xml:space="preserve"> is sensitive to outliers, giving more weight to large errors.</w:t>
      </w:r>
    </w:p>
    <w:p w:rsidR="00000000" w:rsidDel="00000000" w:rsidP="00000000" w:rsidRDefault="00000000" w:rsidRPr="00000000" w14:paraId="00000401">
      <w:pPr>
        <w:numPr>
          <w:ilvl w:val="1"/>
          <w:numId w:val="14"/>
        </w:numPr>
        <w:ind w:left="1440" w:hanging="360"/>
        <w:rPr/>
      </w:pPr>
      <w:r w:rsidDel="00000000" w:rsidR="00000000" w:rsidRPr="00000000">
        <w:rPr>
          <w:b w:val="1"/>
          <w:rtl w:val="0"/>
        </w:rPr>
        <w:t xml:space="preserve">Absolute error</w:t>
      </w:r>
      <w:r w:rsidDel="00000000" w:rsidR="00000000" w:rsidRPr="00000000">
        <w:rPr>
          <w:rtl w:val="0"/>
        </w:rPr>
        <w:t xml:space="preserve"> minimizes the median error and is robust to outliers.</w:t>
      </w:r>
    </w:p>
    <w:p w:rsidR="00000000" w:rsidDel="00000000" w:rsidP="00000000" w:rsidRDefault="00000000" w:rsidRPr="00000000" w14:paraId="00000402">
      <w:pPr>
        <w:numPr>
          <w:ilvl w:val="1"/>
          <w:numId w:val="14"/>
        </w:numPr>
        <w:ind w:left="1440" w:hanging="360"/>
        <w:rPr/>
      </w:pPr>
      <w:r w:rsidDel="00000000" w:rsidR="00000000" w:rsidRPr="00000000">
        <w:rPr>
          <w:rtl w:val="0"/>
        </w:rPr>
        <w:t xml:space="preserve">Choice depends on whether </w:t>
      </w:r>
      <w:r w:rsidDel="00000000" w:rsidR="00000000" w:rsidRPr="00000000">
        <w:rPr>
          <w:b w:val="1"/>
          <w:rtl w:val="0"/>
        </w:rPr>
        <w:t xml:space="preserve">outliers</w:t>
      </w:r>
      <w:r w:rsidDel="00000000" w:rsidR="00000000" w:rsidRPr="00000000">
        <w:rPr>
          <w:rtl w:val="0"/>
        </w:rPr>
        <w:t xml:space="preserve"> are important or need mitigation.</w:t>
      </w:r>
    </w:p>
    <w:p w:rsidR="00000000" w:rsidDel="00000000" w:rsidP="00000000" w:rsidRDefault="00000000" w:rsidRPr="00000000" w14:paraId="00000403">
      <w:pPr>
        <w:numPr>
          <w:ilvl w:val="0"/>
          <w:numId w:val="14"/>
        </w:numPr>
        <w:ind w:left="720" w:hanging="360"/>
        <w:rPr/>
      </w:pPr>
      <w:r w:rsidDel="00000000" w:rsidR="00000000" w:rsidRPr="00000000">
        <w:rPr>
          <w:b w:val="1"/>
          <w:rtl w:val="0"/>
        </w:rPr>
        <w:t xml:space="preserve">Facebook</w:t>
      </w:r>
      <w:r w:rsidDel="00000000" w:rsidR="00000000" w:rsidRPr="00000000">
        <w:rPr>
          <w:rtl w:val="0"/>
        </w:rPr>
        <w:t xml:space="preserve">: Selecting the number of clusters, </w:t>
      </w:r>
      <w:r w:rsidDel="00000000" w:rsidR="00000000" w:rsidRPr="00000000">
        <w:rPr>
          <w:b w:val="1"/>
          <w:rtl w:val="0"/>
        </w:rPr>
        <w:t xml:space="preserve">k</w:t>
      </w:r>
      <w:r w:rsidDel="00000000" w:rsidR="00000000" w:rsidRPr="00000000">
        <w:rPr>
          <w:rtl w:val="0"/>
        </w:rPr>
        <w:t xml:space="preserve">, in K-means:</w:t>
      </w:r>
    </w:p>
    <w:p w:rsidR="00000000" w:rsidDel="00000000" w:rsidP="00000000" w:rsidRDefault="00000000" w:rsidRPr="00000000" w14:paraId="00000404">
      <w:pPr>
        <w:numPr>
          <w:ilvl w:val="1"/>
          <w:numId w:val="14"/>
        </w:numPr>
        <w:ind w:left="1440" w:hanging="360"/>
        <w:rPr/>
      </w:pPr>
      <w:r w:rsidDel="00000000" w:rsidR="00000000" w:rsidRPr="00000000">
        <w:rPr>
          <w:rtl w:val="0"/>
        </w:rPr>
        <w:t xml:space="preserve">Use methods like the </w:t>
      </w:r>
      <w:r w:rsidDel="00000000" w:rsidR="00000000" w:rsidRPr="00000000">
        <w:rPr>
          <w:b w:val="1"/>
          <w:rtl w:val="0"/>
        </w:rPr>
        <w:t xml:space="preserve">Elbow Method</w:t>
      </w:r>
      <w:r w:rsidDel="00000000" w:rsidR="00000000" w:rsidRPr="00000000">
        <w:rPr>
          <w:rtl w:val="0"/>
        </w:rPr>
        <w:t xml:space="preserve">, </w:t>
      </w:r>
      <w:r w:rsidDel="00000000" w:rsidR="00000000" w:rsidRPr="00000000">
        <w:rPr>
          <w:b w:val="1"/>
          <w:rtl w:val="0"/>
        </w:rPr>
        <w:t xml:space="preserve">Silhouette Score</w:t>
      </w:r>
      <w:r w:rsidDel="00000000" w:rsidR="00000000" w:rsidRPr="00000000">
        <w:rPr>
          <w:rtl w:val="0"/>
        </w:rPr>
        <w:t xml:space="preserve">, or </w:t>
      </w:r>
      <w:r w:rsidDel="00000000" w:rsidR="00000000" w:rsidRPr="00000000">
        <w:rPr>
          <w:b w:val="1"/>
          <w:rtl w:val="0"/>
        </w:rPr>
        <w:t xml:space="preserve">Domain Knowledge</w:t>
      </w:r>
      <w:r w:rsidDel="00000000" w:rsidR="00000000" w:rsidRPr="00000000">
        <w:rPr>
          <w:rtl w:val="0"/>
        </w:rPr>
        <w:t xml:space="preserve">.</w:t>
      </w:r>
    </w:p>
    <w:p w:rsidR="00000000" w:rsidDel="00000000" w:rsidP="00000000" w:rsidRDefault="00000000" w:rsidRPr="00000000" w14:paraId="00000405">
      <w:pPr>
        <w:numPr>
          <w:ilvl w:val="0"/>
          <w:numId w:val="14"/>
        </w:numPr>
        <w:ind w:left="720" w:hanging="360"/>
        <w:rPr/>
      </w:pPr>
      <w:r w:rsidDel="00000000" w:rsidR="00000000" w:rsidRPr="00000000">
        <w:rPr>
          <w:b w:val="1"/>
          <w:rtl w:val="0"/>
        </w:rPr>
        <w:t xml:space="preserve">Salesforce</w:t>
      </w:r>
      <w:r w:rsidDel="00000000" w:rsidR="00000000" w:rsidRPr="00000000">
        <w:rPr>
          <w:rtl w:val="0"/>
        </w:rPr>
        <w:t xml:space="preserve">: Robust models against </w:t>
      </w:r>
      <w:r w:rsidDel="00000000" w:rsidR="00000000" w:rsidRPr="00000000">
        <w:rPr>
          <w:b w:val="1"/>
          <w:rtl w:val="0"/>
        </w:rPr>
        <w:t xml:space="preserve">outliers</w:t>
      </w:r>
      <w:r w:rsidDel="00000000" w:rsidR="00000000" w:rsidRPr="00000000">
        <w:rPr>
          <w:rtl w:val="0"/>
        </w:rPr>
        <w:t xml:space="preserve">:</w:t>
      </w:r>
    </w:p>
    <w:p w:rsidR="00000000" w:rsidDel="00000000" w:rsidP="00000000" w:rsidRDefault="00000000" w:rsidRPr="00000000" w14:paraId="00000406">
      <w:pPr>
        <w:numPr>
          <w:ilvl w:val="1"/>
          <w:numId w:val="14"/>
        </w:numPr>
        <w:ind w:left="1440" w:hanging="360"/>
        <w:rPr/>
      </w:pPr>
      <w:r w:rsidDel="00000000" w:rsidR="00000000" w:rsidRPr="00000000">
        <w:rPr>
          <w:rtl w:val="0"/>
        </w:rPr>
        <w:t xml:space="preserve">Use robust techniques like </w:t>
      </w:r>
      <w:r w:rsidDel="00000000" w:rsidR="00000000" w:rsidRPr="00000000">
        <w:rPr>
          <w:b w:val="1"/>
          <w:rtl w:val="0"/>
        </w:rPr>
        <w:t xml:space="preserve">RANSAC</w:t>
      </w:r>
      <w:r w:rsidDel="00000000" w:rsidR="00000000" w:rsidRPr="00000000">
        <w:rPr>
          <w:rtl w:val="0"/>
        </w:rPr>
        <w:t xml:space="preserve">, </w:t>
      </w:r>
      <w:r w:rsidDel="00000000" w:rsidR="00000000" w:rsidRPr="00000000">
        <w:rPr>
          <w:b w:val="1"/>
          <w:rtl w:val="0"/>
        </w:rPr>
        <w:t xml:space="preserve">Huber regression</w:t>
      </w:r>
      <w:r w:rsidDel="00000000" w:rsidR="00000000" w:rsidRPr="00000000">
        <w:rPr>
          <w:rtl w:val="0"/>
        </w:rPr>
        <w:t xml:space="preserve">, or </w:t>
      </w:r>
      <w:r w:rsidDel="00000000" w:rsidR="00000000" w:rsidRPr="00000000">
        <w:rPr>
          <w:b w:val="1"/>
          <w:rtl w:val="0"/>
        </w:rPr>
        <w:t xml:space="preserve">tree-based models</w:t>
      </w:r>
      <w:r w:rsidDel="00000000" w:rsidR="00000000" w:rsidRPr="00000000">
        <w:rPr>
          <w:rtl w:val="0"/>
        </w:rPr>
        <w:t xml:space="preserve">.</w:t>
      </w:r>
    </w:p>
    <w:p w:rsidR="00000000" w:rsidDel="00000000" w:rsidP="00000000" w:rsidRDefault="00000000" w:rsidRPr="00000000" w14:paraId="00000407">
      <w:pPr>
        <w:numPr>
          <w:ilvl w:val="1"/>
          <w:numId w:val="14"/>
        </w:numPr>
        <w:ind w:left="1440" w:hanging="360"/>
        <w:rPr/>
      </w:pPr>
      <w:r w:rsidDel="00000000" w:rsidR="00000000" w:rsidRPr="00000000">
        <w:rPr>
          <w:rtl w:val="0"/>
        </w:rPr>
        <w:t xml:space="preserve">Data preprocessing: Winsorization or clipping outliers.</w:t>
      </w:r>
    </w:p>
    <w:p w:rsidR="00000000" w:rsidDel="00000000" w:rsidP="00000000" w:rsidRDefault="00000000" w:rsidRPr="00000000" w14:paraId="00000408">
      <w:pPr>
        <w:numPr>
          <w:ilvl w:val="0"/>
          <w:numId w:val="14"/>
        </w:numPr>
        <w:ind w:left="720" w:hanging="360"/>
        <w:rPr/>
      </w:pPr>
      <w:r w:rsidDel="00000000" w:rsidR="00000000" w:rsidRPr="00000000">
        <w:rPr>
          <w:b w:val="1"/>
          <w:rtl w:val="0"/>
        </w:rPr>
        <w:t xml:space="preserve">AQR</w:t>
      </w:r>
      <w:r w:rsidDel="00000000" w:rsidR="00000000" w:rsidRPr="00000000">
        <w:rPr>
          <w:rtl w:val="0"/>
        </w:rPr>
        <w:t xml:space="preserve">: Handling </w:t>
      </w:r>
      <w:r w:rsidDel="00000000" w:rsidR="00000000" w:rsidRPr="00000000">
        <w:rPr>
          <w:b w:val="1"/>
          <w:rtl w:val="0"/>
        </w:rPr>
        <w:t xml:space="preserve">correlated predictors</w:t>
      </w:r>
      <w:r w:rsidDel="00000000" w:rsidR="00000000" w:rsidRPr="00000000">
        <w:rPr>
          <w:rtl w:val="0"/>
        </w:rPr>
        <w:t xml:space="preserve"> in linear regression:</w:t>
      </w:r>
    </w:p>
    <w:p w:rsidR="00000000" w:rsidDel="00000000" w:rsidP="00000000" w:rsidRDefault="00000000" w:rsidRPr="00000000" w14:paraId="00000409">
      <w:pPr>
        <w:numPr>
          <w:ilvl w:val="1"/>
          <w:numId w:val="14"/>
        </w:numPr>
        <w:ind w:left="1440" w:hanging="360"/>
        <w:rPr/>
      </w:pPr>
      <w:r w:rsidDel="00000000" w:rsidR="00000000" w:rsidRPr="00000000">
        <w:rPr>
          <w:rtl w:val="0"/>
        </w:rPr>
        <w:t xml:space="preserve">Use </w:t>
      </w:r>
      <w:r w:rsidDel="00000000" w:rsidR="00000000" w:rsidRPr="00000000">
        <w:rPr>
          <w:b w:val="1"/>
          <w:rtl w:val="0"/>
        </w:rPr>
        <w:t xml:space="preserve">Principal Component Analysis (PCA)</w:t>
      </w:r>
      <w:r w:rsidDel="00000000" w:rsidR="00000000" w:rsidRPr="00000000">
        <w:rPr>
          <w:rtl w:val="0"/>
        </w:rPr>
        <w:t xml:space="preserve">, </w:t>
      </w:r>
      <w:r w:rsidDel="00000000" w:rsidR="00000000" w:rsidRPr="00000000">
        <w:rPr>
          <w:b w:val="1"/>
          <w:rtl w:val="0"/>
        </w:rPr>
        <w:t xml:space="preserve">Lasso regression</w:t>
      </w:r>
      <w:r w:rsidDel="00000000" w:rsidR="00000000" w:rsidRPr="00000000">
        <w:rPr>
          <w:rtl w:val="0"/>
        </w:rPr>
        <w:t xml:space="preserve">, or </w:t>
      </w:r>
      <w:r w:rsidDel="00000000" w:rsidR="00000000" w:rsidRPr="00000000">
        <w:rPr>
          <w:b w:val="1"/>
          <w:rtl w:val="0"/>
        </w:rPr>
        <w:t xml:space="preserve">remove multicollinearity</w:t>
      </w:r>
      <w:r w:rsidDel="00000000" w:rsidR="00000000" w:rsidRPr="00000000">
        <w:rPr>
          <w:rtl w:val="0"/>
        </w:rPr>
        <w:t xml:space="preserve"> by dropping variables or combining predictors.</w:t>
      </w:r>
    </w:p>
    <w:p w:rsidR="00000000" w:rsidDel="00000000" w:rsidP="00000000" w:rsidRDefault="00000000" w:rsidRPr="00000000" w14:paraId="0000040A">
      <w:pPr>
        <w:numPr>
          <w:ilvl w:val="0"/>
          <w:numId w:val="14"/>
        </w:numPr>
        <w:ind w:left="720" w:hanging="360"/>
        <w:rPr/>
      </w:pPr>
      <w:r w:rsidDel="00000000" w:rsidR="00000000" w:rsidRPr="00000000">
        <w:rPr>
          <w:b w:val="1"/>
          <w:rtl w:val="0"/>
        </w:rPr>
        <w:t xml:space="preserve">Point72</w:t>
      </w:r>
      <w:r w:rsidDel="00000000" w:rsidR="00000000" w:rsidRPr="00000000">
        <w:rPr>
          <w:rtl w:val="0"/>
        </w:rPr>
        <w:t xml:space="preserve">: Random Forests improvements over individual trees:</w:t>
      </w:r>
    </w:p>
    <w:p w:rsidR="00000000" w:rsidDel="00000000" w:rsidP="00000000" w:rsidRDefault="00000000" w:rsidRPr="00000000" w14:paraId="0000040B">
      <w:pPr>
        <w:numPr>
          <w:ilvl w:val="1"/>
          <w:numId w:val="14"/>
        </w:numPr>
        <w:ind w:left="1440" w:hanging="360"/>
        <w:rPr/>
      </w:pPr>
      <w:r w:rsidDel="00000000" w:rsidR="00000000" w:rsidRPr="00000000">
        <w:rPr>
          <w:b w:val="1"/>
          <w:rtl w:val="0"/>
        </w:rPr>
        <w:t xml:space="preserve">Bagging</w:t>
      </w:r>
      <w:r w:rsidDel="00000000" w:rsidR="00000000" w:rsidRPr="00000000">
        <w:rPr>
          <w:rtl w:val="0"/>
        </w:rPr>
        <w:t xml:space="preserve"> reduces overfitting.</w:t>
      </w:r>
    </w:p>
    <w:p w:rsidR="00000000" w:rsidDel="00000000" w:rsidP="00000000" w:rsidRDefault="00000000" w:rsidRPr="00000000" w14:paraId="0000040C">
      <w:pPr>
        <w:numPr>
          <w:ilvl w:val="1"/>
          <w:numId w:val="14"/>
        </w:numPr>
        <w:ind w:left="1440" w:hanging="360"/>
        <w:rPr/>
      </w:pPr>
      <w:r w:rsidDel="00000000" w:rsidR="00000000" w:rsidRPr="00000000">
        <w:rPr>
          <w:b w:val="1"/>
          <w:rtl w:val="0"/>
        </w:rPr>
        <w:t xml:space="preserve">Feature randomness</w:t>
      </w:r>
      <w:r w:rsidDel="00000000" w:rsidR="00000000" w:rsidRPr="00000000">
        <w:rPr>
          <w:rtl w:val="0"/>
        </w:rPr>
        <w:t xml:space="preserve"> reduces correlation among trees.</w:t>
      </w:r>
    </w:p>
    <w:p w:rsidR="00000000" w:rsidDel="00000000" w:rsidP="00000000" w:rsidRDefault="00000000" w:rsidRPr="00000000" w14:paraId="0000040D">
      <w:pPr>
        <w:numPr>
          <w:ilvl w:val="0"/>
          <w:numId w:val="14"/>
        </w:numPr>
        <w:ind w:left="720" w:hanging="360"/>
        <w:rPr/>
      </w:pPr>
      <w:r w:rsidDel="00000000" w:rsidR="00000000" w:rsidRPr="00000000">
        <w:rPr>
          <w:b w:val="1"/>
          <w:rtl w:val="0"/>
        </w:rPr>
        <w:t xml:space="preserve">PayPal</w:t>
      </w:r>
      <w:r w:rsidDel="00000000" w:rsidR="00000000" w:rsidRPr="00000000">
        <w:rPr>
          <w:rtl w:val="0"/>
        </w:rPr>
        <w:t xml:space="preserve">: Dealing with missing values in fraud detection datasets:</w:t>
      </w:r>
    </w:p>
    <w:p w:rsidR="00000000" w:rsidDel="00000000" w:rsidP="00000000" w:rsidRDefault="00000000" w:rsidRPr="00000000" w14:paraId="0000040E">
      <w:pPr>
        <w:numPr>
          <w:ilvl w:val="1"/>
          <w:numId w:val="14"/>
        </w:numPr>
        <w:ind w:left="1440" w:hanging="360"/>
        <w:rPr/>
      </w:pPr>
      <w:r w:rsidDel="00000000" w:rsidR="00000000" w:rsidRPr="00000000">
        <w:rPr>
          <w:b w:val="1"/>
          <w:rtl w:val="0"/>
        </w:rPr>
        <w:t xml:space="preserve">Imputation methods</w:t>
      </w:r>
      <w:r w:rsidDel="00000000" w:rsidR="00000000" w:rsidRPr="00000000">
        <w:rPr>
          <w:rtl w:val="0"/>
        </w:rPr>
        <w:t xml:space="preserve">: Mean, median, KNN imputation, or model-based imputation.</w:t>
      </w:r>
    </w:p>
    <w:p w:rsidR="00000000" w:rsidDel="00000000" w:rsidP="00000000" w:rsidRDefault="00000000" w:rsidRPr="00000000" w14:paraId="0000040F">
      <w:pPr>
        <w:numPr>
          <w:ilvl w:val="1"/>
          <w:numId w:val="14"/>
        </w:numPr>
        <w:ind w:left="1440" w:hanging="360"/>
        <w:rPr/>
      </w:pPr>
      <w:r w:rsidDel="00000000" w:rsidR="00000000" w:rsidRPr="00000000">
        <w:rPr>
          <w:b w:val="1"/>
          <w:rtl w:val="0"/>
        </w:rPr>
        <w:t xml:space="preserve">Flag missing values</w:t>
      </w:r>
      <w:r w:rsidDel="00000000" w:rsidR="00000000" w:rsidRPr="00000000">
        <w:rPr>
          <w:rtl w:val="0"/>
        </w:rPr>
        <w:t xml:space="preserve">: Add indicators for missingness.</w:t>
      </w:r>
    </w:p>
    <w:p w:rsidR="00000000" w:rsidDel="00000000" w:rsidP="00000000" w:rsidRDefault="00000000" w:rsidRPr="00000000" w14:paraId="00000410">
      <w:pPr>
        <w:numPr>
          <w:ilvl w:val="0"/>
          <w:numId w:val="14"/>
        </w:numPr>
        <w:ind w:left="720" w:hanging="360"/>
        <w:rPr/>
      </w:pPr>
      <w:r w:rsidDel="00000000" w:rsidR="00000000" w:rsidRPr="00000000">
        <w:rPr>
          <w:b w:val="1"/>
          <w:rtl w:val="0"/>
        </w:rPr>
        <w:t xml:space="preserve">Airbnb</w:t>
      </w:r>
      <w:r w:rsidDel="00000000" w:rsidR="00000000" w:rsidRPr="00000000">
        <w:rPr>
          <w:rtl w:val="0"/>
        </w:rPr>
        <w:t xml:space="preserve">: Unsatisfactory logistic regression results:</w:t>
      </w:r>
    </w:p>
    <w:p w:rsidR="00000000" w:rsidDel="00000000" w:rsidP="00000000" w:rsidRDefault="00000000" w:rsidRPr="00000000" w14:paraId="00000411">
      <w:pPr>
        <w:numPr>
          <w:ilvl w:val="1"/>
          <w:numId w:val="14"/>
        </w:numPr>
        <w:ind w:left="1440" w:hanging="360"/>
        <w:rPr/>
      </w:pPr>
      <w:r w:rsidDel="00000000" w:rsidR="00000000" w:rsidRPr="00000000">
        <w:rPr>
          <w:rtl w:val="0"/>
        </w:rPr>
        <w:t xml:space="preserve">Test </w:t>
      </w:r>
      <w:r w:rsidDel="00000000" w:rsidR="00000000" w:rsidRPr="00000000">
        <w:rPr>
          <w:b w:val="1"/>
          <w:rtl w:val="0"/>
        </w:rPr>
        <w:t xml:space="preserve">more complex models</w:t>
      </w:r>
      <w:r w:rsidDel="00000000" w:rsidR="00000000" w:rsidRPr="00000000">
        <w:rPr>
          <w:rtl w:val="0"/>
        </w:rPr>
        <w:t xml:space="preserve"> like decision trees or neural networks.</w:t>
      </w:r>
    </w:p>
    <w:p w:rsidR="00000000" w:rsidDel="00000000" w:rsidP="00000000" w:rsidRDefault="00000000" w:rsidRPr="00000000" w14:paraId="00000412">
      <w:pPr>
        <w:numPr>
          <w:ilvl w:val="1"/>
          <w:numId w:val="14"/>
        </w:numPr>
        <w:ind w:left="1440" w:hanging="360"/>
        <w:rPr/>
      </w:pPr>
      <w:r w:rsidDel="00000000" w:rsidR="00000000" w:rsidRPr="00000000">
        <w:rPr>
          <w:rtl w:val="0"/>
        </w:rPr>
        <w:t xml:space="preserve">Feature engineering and hyperparameter tuning.</w:t>
      </w:r>
    </w:p>
    <w:p w:rsidR="00000000" w:rsidDel="00000000" w:rsidP="00000000" w:rsidRDefault="00000000" w:rsidRPr="00000000" w14:paraId="00000413">
      <w:pPr>
        <w:numPr>
          <w:ilvl w:val="0"/>
          <w:numId w:val="14"/>
        </w:numPr>
        <w:ind w:left="720" w:hanging="360"/>
        <w:rPr/>
      </w:pPr>
      <w:r w:rsidDel="00000000" w:rsidR="00000000" w:rsidRPr="00000000">
        <w:rPr>
          <w:b w:val="1"/>
          <w:rtl w:val="0"/>
        </w:rPr>
        <w:t xml:space="preserve">Two Sigma</w:t>
      </w:r>
      <w:r w:rsidDel="00000000" w:rsidR="00000000" w:rsidRPr="00000000">
        <w:rPr>
          <w:rtl w:val="0"/>
        </w:rPr>
        <w:t xml:space="preserve">: Effect of duplicating data in linear regression:</w:t>
      </w:r>
    </w:p>
    <w:p w:rsidR="00000000" w:rsidDel="00000000" w:rsidP="00000000" w:rsidRDefault="00000000" w:rsidRPr="00000000" w14:paraId="00000414">
      <w:pPr>
        <w:numPr>
          <w:ilvl w:val="1"/>
          <w:numId w:val="14"/>
        </w:numPr>
        <w:ind w:left="1440" w:hanging="360"/>
        <w:rPr/>
      </w:pPr>
      <w:r w:rsidDel="00000000" w:rsidR="00000000" w:rsidRPr="00000000">
        <w:rPr>
          <w:rtl w:val="0"/>
        </w:rPr>
        <w:t xml:space="preserve">Coefficients remain unchanged, but </w:t>
      </w:r>
      <w:r w:rsidDel="00000000" w:rsidR="00000000" w:rsidRPr="00000000">
        <w:rPr>
          <w:b w:val="1"/>
          <w:rtl w:val="0"/>
        </w:rPr>
        <w:t xml:space="preserve">variance</w:t>
      </w:r>
      <w:r w:rsidDel="00000000" w:rsidR="00000000" w:rsidRPr="00000000">
        <w:rPr>
          <w:rtl w:val="0"/>
        </w:rPr>
        <w:t xml:space="preserve"> decreases.</w:t>
      </w:r>
    </w:p>
    <w:p w:rsidR="00000000" w:rsidDel="00000000" w:rsidP="00000000" w:rsidRDefault="00000000" w:rsidRPr="00000000" w14:paraId="00000415">
      <w:pPr>
        <w:numPr>
          <w:ilvl w:val="0"/>
          <w:numId w:val="14"/>
        </w:numPr>
        <w:ind w:left="720" w:hanging="360"/>
        <w:rPr/>
      </w:pPr>
      <w:r w:rsidDel="00000000" w:rsidR="00000000" w:rsidRPr="00000000">
        <w:rPr>
          <w:b w:val="1"/>
          <w:rtl w:val="0"/>
        </w:rPr>
        <w:t xml:space="preserve">PWC</w:t>
      </w:r>
      <w:r w:rsidDel="00000000" w:rsidR="00000000" w:rsidRPr="00000000">
        <w:rPr>
          <w:rtl w:val="0"/>
        </w:rPr>
        <w:t xml:space="preserve">: Compare </w:t>
      </w:r>
      <w:r w:rsidDel="00000000" w:rsidR="00000000" w:rsidRPr="00000000">
        <w:rPr>
          <w:b w:val="1"/>
          <w:rtl w:val="0"/>
        </w:rPr>
        <w:t xml:space="preserve">Gradient Boosting</w:t>
      </w:r>
      <w:r w:rsidDel="00000000" w:rsidR="00000000" w:rsidRPr="00000000">
        <w:rPr>
          <w:rtl w:val="0"/>
        </w:rPr>
        <w:t xml:space="preserve"> and </w:t>
      </w:r>
      <w:r w:rsidDel="00000000" w:rsidR="00000000" w:rsidRPr="00000000">
        <w:rPr>
          <w:b w:val="1"/>
          <w:rtl w:val="0"/>
        </w:rPr>
        <w:t xml:space="preserve">Random Forests</w:t>
      </w:r>
      <w:r w:rsidDel="00000000" w:rsidR="00000000" w:rsidRPr="00000000">
        <w:rPr>
          <w:rtl w:val="0"/>
        </w:rPr>
        <w:t xml:space="preserve">:</w:t>
      </w:r>
    </w:p>
    <w:p w:rsidR="00000000" w:rsidDel="00000000" w:rsidP="00000000" w:rsidRDefault="00000000" w:rsidRPr="00000000" w14:paraId="00000416">
      <w:pPr>
        <w:numPr>
          <w:ilvl w:val="1"/>
          <w:numId w:val="14"/>
        </w:numPr>
        <w:ind w:left="1440" w:hanging="360"/>
        <w:rPr/>
      </w:pPr>
      <w:r w:rsidDel="00000000" w:rsidR="00000000" w:rsidRPr="00000000">
        <w:rPr>
          <w:rtl w:val="0"/>
        </w:rPr>
        <w:t xml:space="preserve">Random Forest: Parallel, reduces variance.</w:t>
      </w:r>
    </w:p>
    <w:p w:rsidR="00000000" w:rsidDel="00000000" w:rsidP="00000000" w:rsidRDefault="00000000" w:rsidRPr="00000000" w14:paraId="00000417">
      <w:pPr>
        <w:numPr>
          <w:ilvl w:val="1"/>
          <w:numId w:val="14"/>
        </w:numPr>
        <w:ind w:left="1440" w:hanging="360"/>
        <w:rPr/>
      </w:pPr>
      <w:r w:rsidDel="00000000" w:rsidR="00000000" w:rsidRPr="00000000">
        <w:rPr>
          <w:rtl w:val="0"/>
        </w:rPr>
        <w:t xml:space="preserve">Gradient Boosting: Sequential, reduces bias, and needs careful tuning.</w:t>
      </w:r>
    </w:p>
    <w:p w:rsidR="00000000" w:rsidDel="00000000" w:rsidP="00000000" w:rsidRDefault="00000000" w:rsidRPr="00000000" w14:paraId="00000418">
      <w:pPr>
        <w:numPr>
          <w:ilvl w:val="0"/>
          <w:numId w:val="14"/>
        </w:numPr>
        <w:ind w:left="720" w:hanging="360"/>
        <w:rPr/>
      </w:pPr>
      <w:r w:rsidDel="00000000" w:rsidR="00000000" w:rsidRPr="00000000">
        <w:rPr>
          <w:b w:val="1"/>
          <w:rtl w:val="0"/>
        </w:rPr>
        <w:t xml:space="preserve">DoorDash</w:t>
      </w:r>
      <w:r w:rsidDel="00000000" w:rsidR="00000000" w:rsidRPr="00000000">
        <w:rPr>
          <w:rtl w:val="0"/>
        </w:rPr>
        <w:t xml:space="preserve">: New market ETA prediction with 10,000 deliveries:</w:t>
      </w:r>
    </w:p>
    <w:p w:rsidR="00000000" w:rsidDel="00000000" w:rsidP="00000000" w:rsidRDefault="00000000" w:rsidRPr="00000000" w14:paraId="00000419">
      <w:pPr>
        <w:numPr>
          <w:ilvl w:val="1"/>
          <w:numId w:val="14"/>
        </w:numPr>
        <w:ind w:left="1440" w:hanging="360"/>
        <w:rPr/>
      </w:pPr>
      <w:r w:rsidDel="00000000" w:rsidR="00000000" w:rsidRPr="00000000">
        <w:rPr>
          <w:rtl w:val="0"/>
        </w:rPr>
        <w:t xml:space="preserve">Check for </w:t>
      </w:r>
      <w:r w:rsidDel="00000000" w:rsidR="00000000" w:rsidRPr="00000000">
        <w:rPr>
          <w:b w:val="1"/>
          <w:rtl w:val="0"/>
        </w:rPr>
        <w:t xml:space="preserve">data representativeness</w:t>
      </w:r>
      <w:r w:rsidDel="00000000" w:rsidR="00000000" w:rsidRPr="00000000">
        <w:rPr>
          <w:rtl w:val="0"/>
        </w:rPr>
        <w:t xml:space="preserve">, enrich with simulation, or augment data. If not sufficient, consider domain knowledge and external data sources.</w:t>
      </w:r>
    </w:p>
    <w:p w:rsidR="00000000" w:rsidDel="00000000" w:rsidP="00000000" w:rsidRDefault="00000000" w:rsidRPr="00000000" w14:paraId="0000041A">
      <w:pPr>
        <w:rPr>
          <w:b w:val="1"/>
        </w:rPr>
      </w:pPr>
      <w:r w:rsidDel="00000000" w:rsidR="00000000" w:rsidRPr="00000000">
        <w:rPr>
          <w:b w:val="1"/>
          <w:rtl w:val="0"/>
        </w:rPr>
        <w:t xml:space="preserve">Medium-Level Machine Learning Interview Questions</w:t>
      </w:r>
    </w:p>
    <w:p w:rsidR="00000000" w:rsidDel="00000000" w:rsidP="00000000" w:rsidRDefault="00000000" w:rsidRPr="00000000" w14:paraId="0000041B">
      <w:pPr>
        <w:numPr>
          <w:ilvl w:val="0"/>
          <w:numId w:val="15"/>
        </w:numPr>
        <w:ind w:left="720" w:hanging="360"/>
        <w:rPr/>
      </w:pPr>
      <w:r w:rsidDel="00000000" w:rsidR="00000000" w:rsidRPr="00000000">
        <w:rPr>
          <w:b w:val="1"/>
          <w:rtl w:val="0"/>
        </w:rPr>
        <w:t xml:space="preserve">Affirm</w:t>
      </w:r>
      <w:r w:rsidDel="00000000" w:rsidR="00000000" w:rsidRPr="00000000">
        <w:rPr>
          <w:rtl w:val="0"/>
        </w:rPr>
        <w:t xml:space="preserve">: Handling binary classification loan model outputs and rejected applicant reasons:</w:t>
      </w:r>
    </w:p>
    <w:p w:rsidR="00000000" w:rsidDel="00000000" w:rsidP="00000000" w:rsidRDefault="00000000" w:rsidRPr="00000000" w14:paraId="0000041C">
      <w:pPr>
        <w:numPr>
          <w:ilvl w:val="0"/>
          <w:numId w:val="16"/>
        </w:numPr>
        <w:ind w:left="720" w:hanging="360"/>
        <w:rPr/>
      </w:pPr>
      <w:r w:rsidDel="00000000" w:rsidR="00000000" w:rsidRPr="00000000">
        <w:rPr>
          <w:rtl w:val="0"/>
        </w:rPr>
        <w:t xml:space="preserve">Use </w:t>
      </w:r>
      <w:r w:rsidDel="00000000" w:rsidR="00000000" w:rsidRPr="00000000">
        <w:rPr>
          <w:b w:val="1"/>
          <w:rtl w:val="0"/>
        </w:rPr>
        <w:t xml:space="preserve">SHAP values</w:t>
      </w:r>
      <w:r w:rsidDel="00000000" w:rsidR="00000000" w:rsidRPr="00000000">
        <w:rPr>
          <w:rtl w:val="0"/>
        </w:rPr>
        <w:t xml:space="preserve"> or </w:t>
      </w:r>
      <w:r w:rsidDel="00000000" w:rsidR="00000000" w:rsidRPr="00000000">
        <w:rPr>
          <w:b w:val="1"/>
          <w:rtl w:val="0"/>
        </w:rPr>
        <w:t xml:space="preserve">feature importance</w:t>
      </w:r>
      <w:r w:rsidDel="00000000" w:rsidR="00000000" w:rsidRPr="00000000">
        <w:rPr>
          <w:rtl w:val="0"/>
        </w:rPr>
        <w:t xml:space="preserve"> from the model to explain which factors contributed most to the rejection.</w:t>
      </w:r>
    </w:p>
    <w:p w:rsidR="00000000" w:rsidDel="00000000" w:rsidP="00000000" w:rsidRDefault="00000000" w:rsidRPr="00000000" w14:paraId="0000041D">
      <w:pPr>
        <w:numPr>
          <w:ilvl w:val="0"/>
          <w:numId w:val="17"/>
        </w:numPr>
        <w:ind w:left="720" w:hanging="360"/>
        <w:rPr/>
      </w:pPr>
      <w:r w:rsidDel="00000000" w:rsidR="00000000" w:rsidRPr="00000000">
        <w:rPr>
          <w:b w:val="1"/>
          <w:rtl w:val="0"/>
        </w:rPr>
        <w:t xml:space="preserve">Google</w:t>
      </w:r>
      <w:r w:rsidDel="00000000" w:rsidR="00000000" w:rsidRPr="00000000">
        <w:rPr>
          <w:rtl w:val="0"/>
        </w:rPr>
        <w:t xml:space="preserve">: Identifying synonyms in a large corpus:</w:t>
      </w:r>
    </w:p>
    <w:p w:rsidR="00000000" w:rsidDel="00000000" w:rsidP="00000000" w:rsidRDefault="00000000" w:rsidRPr="00000000" w14:paraId="0000041E">
      <w:pPr>
        <w:numPr>
          <w:ilvl w:val="0"/>
          <w:numId w:val="18"/>
        </w:numPr>
        <w:ind w:left="720" w:hanging="360"/>
        <w:rPr/>
      </w:pPr>
      <w:r w:rsidDel="00000000" w:rsidR="00000000" w:rsidRPr="00000000">
        <w:rPr>
          <w:rtl w:val="0"/>
        </w:rPr>
        <w:t xml:space="preserve">Use </w:t>
      </w:r>
      <w:r w:rsidDel="00000000" w:rsidR="00000000" w:rsidRPr="00000000">
        <w:rPr>
          <w:b w:val="1"/>
          <w:rtl w:val="0"/>
        </w:rPr>
        <w:t xml:space="preserve">word embeddings</w:t>
      </w:r>
      <w:r w:rsidDel="00000000" w:rsidR="00000000" w:rsidRPr="00000000">
        <w:rPr>
          <w:rtl w:val="0"/>
        </w:rPr>
        <w:t xml:space="preserve"> like Word2Vec, GloVe, or BERT to measure similarity between word vectors.</w:t>
      </w:r>
    </w:p>
    <w:p w:rsidR="00000000" w:rsidDel="00000000" w:rsidP="00000000" w:rsidRDefault="00000000" w:rsidRPr="00000000" w14:paraId="0000041F">
      <w:pPr>
        <w:numPr>
          <w:ilvl w:val="0"/>
          <w:numId w:val="19"/>
        </w:numPr>
        <w:ind w:left="720" w:hanging="360"/>
        <w:rPr/>
      </w:pPr>
      <w:r w:rsidDel="00000000" w:rsidR="00000000" w:rsidRPr="00000000">
        <w:rPr>
          <w:b w:val="1"/>
          <w:rtl w:val="0"/>
        </w:rPr>
        <w:t xml:space="preserve">Facebook</w:t>
      </w:r>
      <w:r w:rsidDel="00000000" w:rsidR="00000000" w:rsidRPr="00000000">
        <w:rPr>
          <w:rtl w:val="0"/>
        </w:rPr>
        <w:t xml:space="preserve">: Bias-variance tradeoff and equation:</w:t>
      </w:r>
    </w:p>
    <w:p w:rsidR="00000000" w:rsidDel="00000000" w:rsidP="00000000" w:rsidRDefault="00000000" w:rsidRPr="00000000" w14:paraId="00000420">
      <w:pPr>
        <w:numPr>
          <w:ilvl w:val="0"/>
          <w:numId w:val="20"/>
        </w:numPr>
        <w:ind w:left="720" w:hanging="360"/>
        <w:rPr/>
      </w:pPr>
      <w:r w:rsidDel="00000000" w:rsidR="00000000" w:rsidRPr="00000000">
        <w:rPr>
          <w:rtl w:val="0"/>
        </w:rPr>
        <w:t xml:space="preserve">Tradeoff between </w:t>
      </w:r>
      <w:r w:rsidDel="00000000" w:rsidR="00000000" w:rsidRPr="00000000">
        <w:rPr>
          <w:b w:val="1"/>
          <w:rtl w:val="0"/>
        </w:rPr>
        <w:t xml:space="preserve">underfitting (bias)</w:t>
      </w:r>
      <w:r w:rsidDel="00000000" w:rsidR="00000000" w:rsidRPr="00000000">
        <w:rPr>
          <w:rtl w:val="0"/>
        </w:rPr>
        <w:t xml:space="preserve"> and </w:t>
      </w:r>
      <w:r w:rsidDel="00000000" w:rsidR="00000000" w:rsidRPr="00000000">
        <w:rPr>
          <w:b w:val="1"/>
          <w:rtl w:val="0"/>
        </w:rPr>
        <w:t xml:space="preserve">overfitting (variance)</w:t>
      </w:r>
      <w:r w:rsidDel="00000000" w:rsidR="00000000" w:rsidRPr="00000000">
        <w:rPr>
          <w:rtl w:val="0"/>
        </w:rPr>
        <w:t xml:space="preserve">: Error=Bias2+Variance+Irreducible Error\text{Error} = \text{Bias}^2 + \text{Variance} + \text{Irreducible Error}Error=Bias2+Variance+Irreducible Error</w:t>
      </w:r>
    </w:p>
    <w:p w:rsidR="00000000" w:rsidDel="00000000" w:rsidP="00000000" w:rsidRDefault="00000000" w:rsidRPr="00000000" w14:paraId="00000421">
      <w:pPr>
        <w:numPr>
          <w:ilvl w:val="0"/>
          <w:numId w:val="21"/>
        </w:numPr>
        <w:ind w:left="720" w:hanging="360"/>
        <w:rPr/>
      </w:pPr>
      <w:r w:rsidDel="00000000" w:rsidR="00000000" w:rsidRPr="00000000">
        <w:rPr>
          <w:b w:val="1"/>
          <w:rtl w:val="0"/>
        </w:rPr>
        <w:t xml:space="preserve">Uber</w:t>
      </w:r>
      <w:r w:rsidDel="00000000" w:rsidR="00000000" w:rsidRPr="00000000">
        <w:rPr>
          <w:rtl w:val="0"/>
        </w:rPr>
        <w:t xml:space="preserve">: Cross-validation process and motivation:</w:t>
      </w:r>
    </w:p>
    <w:p w:rsidR="00000000" w:rsidDel="00000000" w:rsidP="00000000" w:rsidRDefault="00000000" w:rsidRPr="00000000" w14:paraId="00000422">
      <w:pPr>
        <w:numPr>
          <w:ilvl w:val="0"/>
          <w:numId w:val="22"/>
        </w:numPr>
        <w:ind w:left="720" w:hanging="360"/>
        <w:rPr/>
      </w:pPr>
      <w:r w:rsidDel="00000000" w:rsidR="00000000" w:rsidRPr="00000000">
        <w:rPr>
          <w:b w:val="1"/>
          <w:rtl w:val="0"/>
        </w:rPr>
        <w:t xml:space="preserve">K-fold cross-validation</w:t>
      </w:r>
      <w:r w:rsidDel="00000000" w:rsidR="00000000" w:rsidRPr="00000000">
        <w:rPr>
          <w:rtl w:val="0"/>
        </w:rPr>
        <w:t xml:space="preserve"> splits data into kkk subsets to evaluate models on unseen data, improving generalizability.</w:t>
      </w:r>
    </w:p>
    <w:p w:rsidR="00000000" w:rsidDel="00000000" w:rsidP="00000000" w:rsidRDefault="00000000" w:rsidRPr="00000000" w14:paraId="00000423">
      <w:pPr>
        <w:numPr>
          <w:ilvl w:val="0"/>
          <w:numId w:val="23"/>
        </w:numPr>
        <w:ind w:left="720" w:hanging="360"/>
        <w:rPr/>
      </w:pPr>
      <w:r w:rsidDel="00000000" w:rsidR="00000000" w:rsidRPr="00000000">
        <w:rPr>
          <w:b w:val="1"/>
          <w:rtl w:val="0"/>
        </w:rPr>
        <w:t xml:space="preserve">Salesforce</w:t>
      </w:r>
      <w:r w:rsidDel="00000000" w:rsidR="00000000" w:rsidRPr="00000000">
        <w:rPr>
          <w:rtl w:val="0"/>
        </w:rPr>
        <w:t xml:space="preserve">: Lead scoring algorithm:</w:t>
      </w:r>
    </w:p>
    <w:p w:rsidR="00000000" w:rsidDel="00000000" w:rsidP="00000000" w:rsidRDefault="00000000" w:rsidRPr="00000000" w14:paraId="00000424">
      <w:pPr>
        <w:numPr>
          <w:ilvl w:val="0"/>
          <w:numId w:val="25"/>
        </w:numPr>
        <w:ind w:left="720" w:hanging="360"/>
        <w:rPr/>
      </w:pPr>
      <w:r w:rsidDel="00000000" w:rsidR="00000000" w:rsidRPr="00000000">
        <w:rPr>
          <w:rtl w:val="0"/>
        </w:rPr>
        <w:t xml:space="preserve">Train a model on historical customer conversion data, using features like </w:t>
      </w:r>
      <w:r w:rsidDel="00000000" w:rsidR="00000000" w:rsidRPr="00000000">
        <w:rPr>
          <w:b w:val="1"/>
          <w:rtl w:val="0"/>
        </w:rPr>
        <w:t xml:space="preserve">demographics, activity</w:t>
      </w:r>
      <w:r w:rsidDel="00000000" w:rsidR="00000000" w:rsidRPr="00000000">
        <w:rPr>
          <w:rtl w:val="0"/>
        </w:rPr>
        <w:t xml:space="preserve">, and </w:t>
      </w:r>
      <w:r w:rsidDel="00000000" w:rsidR="00000000" w:rsidRPr="00000000">
        <w:rPr>
          <w:b w:val="1"/>
          <w:rtl w:val="0"/>
        </w:rPr>
        <w:t xml:space="preserve">engagement metrics</w:t>
      </w:r>
      <w:r w:rsidDel="00000000" w:rsidR="00000000" w:rsidRPr="00000000">
        <w:rPr>
          <w:rtl w:val="0"/>
        </w:rPr>
        <w:t xml:space="preserve">.</w:t>
      </w:r>
    </w:p>
    <w:p w:rsidR="00000000" w:rsidDel="00000000" w:rsidP="00000000" w:rsidRDefault="00000000" w:rsidRPr="00000000" w14:paraId="00000425">
      <w:pPr>
        <w:numPr>
          <w:ilvl w:val="0"/>
          <w:numId w:val="26"/>
        </w:numPr>
        <w:ind w:left="720" w:hanging="360"/>
        <w:rPr/>
      </w:pPr>
      <w:r w:rsidDel="00000000" w:rsidR="00000000" w:rsidRPr="00000000">
        <w:rPr>
          <w:b w:val="1"/>
          <w:rtl w:val="0"/>
        </w:rPr>
        <w:t xml:space="preserve">Spotify</w:t>
      </w:r>
      <w:r w:rsidDel="00000000" w:rsidR="00000000" w:rsidRPr="00000000">
        <w:rPr>
          <w:rtl w:val="0"/>
        </w:rPr>
        <w:t xml:space="preserve">: Music recommendation system:</w:t>
      </w:r>
    </w:p>
    <w:p w:rsidR="00000000" w:rsidDel="00000000" w:rsidP="00000000" w:rsidRDefault="00000000" w:rsidRPr="00000000" w14:paraId="00000426">
      <w:pPr>
        <w:numPr>
          <w:ilvl w:val="0"/>
          <w:numId w:val="27"/>
        </w:numPr>
        <w:ind w:left="720" w:hanging="360"/>
        <w:rPr/>
      </w:pPr>
      <w:r w:rsidDel="00000000" w:rsidR="00000000" w:rsidRPr="00000000">
        <w:rPr>
          <w:rtl w:val="0"/>
        </w:rPr>
        <w:t xml:space="preserve">Use </w:t>
      </w:r>
      <w:r w:rsidDel="00000000" w:rsidR="00000000" w:rsidRPr="00000000">
        <w:rPr>
          <w:b w:val="1"/>
          <w:rtl w:val="0"/>
        </w:rPr>
        <w:t xml:space="preserve">collaborative filtering</w:t>
      </w:r>
      <w:r w:rsidDel="00000000" w:rsidR="00000000" w:rsidRPr="00000000">
        <w:rPr>
          <w:rtl w:val="0"/>
        </w:rPr>
        <w:t xml:space="preserve">, </w:t>
      </w:r>
      <w:r w:rsidDel="00000000" w:rsidR="00000000" w:rsidRPr="00000000">
        <w:rPr>
          <w:b w:val="1"/>
          <w:rtl w:val="0"/>
        </w:rPr>
        <w:t xml:space="preserve">content-based filtering</w:t>
      </w:r>
      <w:r w:rsidDel="00000000" w:rsidR="00000000" w:rsidRPr="00000000">
        <w:rPr>
          <w:rtl w:val="0"/>
        </w:rPr>
        <w:t xml:space="preserve">, or hybrid approaches.</w:t>
      </w:r>
    </w:p>
    <w:p w:rsidR="00000000" w:rsidDel="00000000" w:rsidP="00000000" w:rsidRDefault="00000000" w:rsidRPr="00000000" w14:paraId="00000427">
      <w:pPr>
        <w:numPr>
          <w:ilvl w:val="0"/>
          <w:numId w:val="28"/>
        </w:numPr>
        <w:ind w:left="720" w:hanging="360"/>
        <w:rPr/>
      </w:pPr>
      <w:r w:rsidDel="00000000" w:rsidR="00000000" w:rsidRPr="00000000">
        <w:rPr>
          <w:b w:val="1"/>
          <w:rtl w:val="0"/>
        </w:rPr>
        <w:t xml:space="preserve">Amazon</w:t>
      </w:r>
      <w:r w:rsidDel="00000000" w:rsidR="00000000" w:rsidRPr="00000000">
        <w:rPr>
          <w:rtl w:val="0"/>
        </w:rPr>
        <w:t xml:space="preserve">: Definition and example of convexity:</w:t>
      </w:r>
    </w:p>
    <w:p w:rsidR="00000000" w:rsidDel="00000000" w:rsidP="00000000" w:rsidRDefault="00000000" w:rsidRPr="00000000" w14:paraId="00000428">
      <w:pPr>
        <w:numPr>
          <w:ilvl w:val="0"/>
          <w:numId w:val="29"/>
        </w:numPr>
        <w:ind w:left="720" w:hanging="360"/>
        <w:rPr/>
      </w:pPr>
      <w:r w:rsidDel="00000000" w:rsidR="00000000" w:rsidRPr="00000000">
        <w:rPr>
          <w:rtl w:val="0"/>
        </w:rPr>
        <w:t xml:space="preserve">A convex function has a global minimum, e.g., f(x)=x2f(x) = x^2f(x)=x2. Non-convex example: Neural networks due to multiple local minima.</w:t>
      </w:r>
    </w:p>
    <w:p w:rsidR="00000000" w:rsidDel="00000000" w:rsidP="00000000" w:rsidRDefault="00000000" w:rsidRPr="00000000" w14:paraId="00000429">
      <w:pPr>
        <w:numPr>
          <w:ilvl w:val="0"/>
          <w:numId w:val="30"/>
        </w:numPr>
        <w:ind w:left="720" w:hanging="360"/>
        <w:rPr/>
      </w:pPr>
      <w:r w:rsidDel="00000000" w:rsidR="00000000" w:rsidRPr="00000000">
        <w:rPr>
          <w:b w:val="1"/>
          <w:rtl w:val="0"/>
        </w:rPr>
        <w:t xml:space="preserve">Microsoft</w:t>
      </w:r>
      <w:r w:rsidDel="00000000" w:rsidR="00000000" w:rsidRPr="00000000">
        <w:rPr>
          <w:rtl w:val="0"/>
        </w:rPr>
        <w:t xml:space="preserve">: Information gain and entropy in decision trees:</w:t>
      </w:r>
    </w:p>
    <w:p w:rsidR="00000000" w:rsidDel="00000000" w:rsidP="00000000" w:rsidRDefault="00000000" w:rsidRPr="00000000" w14:paraId="0000042A">
      <w:pPr>
        <w:numPr>
          <w:ilvl w:val="0"/>
          <w:numId w:val="31"/>
        </w:numPr>
        <w:ind w:left="720" w:hanging="360"/>
        <w:rPr/>
      </w:pPr>
      <w:r w:rsidDel="00000000" w:rsidR="00000000" w:rsidRPr="00000000">
        <w:rPr>
          <w:rtl w:val="0"/>
        </w:rPr>
        <w:t xml:space="preserve">Information gain = Entropy (parent)−Weighted sum of child entropies\text{Entropy (parent)} - \text{Weighted sum of child entropies}Entropy (parent)−Weighted sum of child entropies. Entropy quantifies uncertainty.</w:t>
      </w:r>
    </w:p>
    <w:p w:rsidR="00000000" w:rsidDel="00000000" w:rsidP="00000000" w:rsidRDefault="00000000" w:rsidRPr="00000000" w14:paraId="0000042B">
      <w:pPr>
        <w:numPr>
          <w:ilvl w:val="0"/>
          <w:numId w:val="32"/>
        </w:numPr>
        <w:ind w:left="720" w:hanging="360"/>
        <w:rPr/>
      </w:pPr>
      <w:r w:rsidDel="00000000" w:rsidR="00000000" w:rsidRPr="00000000">
        <w:rPr>
          <w:b w:val="1"/>
          <w:rtl w:val="0"/>
        </w:rPr>
        <w:t xml:space="preserve">Uber</w:t>
      </w:r>
      <w:r w:rsidDel="00000000" w:rsidR="00000000" w:rsidRPr="00000000">
        <w:rPr>
          <w:rtl w:val="0"/>
        </w:rPr>
        <w:t xml:space="preserve">: Differences between L1 and L2 regularization:</w:t>
      </w:r>
    </w:p>
    <w:p w:rsidR="00000000" w:rsidDel="00000000" w:rsidP="00000000" w:rsidRDefault="00000000" w:rsidRPr="00000000" w14:paraId="0000042C">
      <w:pPr>
        <w:numPr>
          <w:ilvl w:val="0"/>
          <w:numId w:val="33"/>
        </w:numPr>
        <w:ind w:left="720" w:hanging="360"/>
        <w:rPr/>
      </w:pPr>
      <w:r w:rsidDel="00000000" w:rsidR="00000000" w:rsidRPr="00000000">
        <w:rPr>
          <w:rtl w:val="0"/>
        </w:rPr>
        <w:t xml:space="preserve">L1 (Lasso): Encourages sparsity by penalizing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p>
    <w:p w:rsidR="00000000" w:rsidDel="00000000" w:rsidP="00000000" w:rsidRDefault="00000000" w:rsidRPr="00000000" w14:paraId="0000042D">
      <w:pPr>
        <w:numPr>
          <w:ilvl w:val="0"/>
          <w:numId w:val="33"/>
        </w:numPr>
        <w:ind w:left="720" w:hanging="360"/>
        <w:rPr/>
      </w:pPr>
      <w:r w:rsidDel="00000000" w:rsidR="00000000" w:rsidRPr="00000000">
        <w:rPr>
          <w:rtl w:val="0"/>
        </w:rPr>
        <w:t xml:space="preserve">L2 (Ridge): Shrinks coefficients by penalizing w2w^2w2.</w:t>
      </w:r>
    </w:p>
    <w:p w:rsidR="00000000" w:rsidDel="00000000" w:rsidP="00000000" w:rsidRDefault="00000000" w:rsidRPr="00000000" w14:paraId="0000042E">
      <w:pPr>
        <w:numPr>
          <w:ilvl w:val="0"/>
          <w:numId w:val="34"/>
        </w:numPr>
        <w:ind w:left="720" w:hanging="360"/>
        <w:rPr/>
      </w:pPr>
      <w:r w:rsidDel="00000000" w:rsidR="00000000" w:rsidRPr="00000000">
        <w:rPr>
          <w:b w:val="1"/>
          <w:rtl w:val="0"/>
        </w:rPr>
        <w:t xml:space="preserve">Amazon</w:t>
      </w:r>
      <w:r w:rsidDel="00000000" w:rsidR="00000000" w:rsidRPr="00000000">
        <w:rPr>
          <w:rtl w:val="0"/>
        </w:rPr>
        <w:t xml:space="preserve">: Gradient descent and stochastic gradient descent motivations:</w:t>
      </w:r>
    </w:p>
    <w:p w:rsidR="00000000" w:rsidDel="00000000" w:rsidP="00000000" w:rsidRDefault="00000000" w:rsidRPr="00000000" w14:paraId="0000042F">
      <w:pPr>
        <w:numPr>
          <w:ilvl w:val="0"/>
          <w:numId w:val="36"/>
        </w:numPr>
        <w:ind w:left="720" w:hanging="360"/>
        <w:rPr/>
      </w:pPr>
      <w:r w:rsidDel="00000000" w:rsidR="00000000" w:rsidRPr="00000000">
        <w:rPr>
          <w:rtl w:val="0"/>
        </w:rPr>
        <w:t xml:space="preserve">GD updates weights using the entire dataset, while SGD updates iteratively with a single data point, making it faster but noisier.</w:t>
      </w:r>
    </w:p>
    <w:p w:rsidR="00000000" w:rsidDel="00000000" w:rsidP="00000000" w:rsidRDefault="00000000" w:rsidRPr="00000000" w14:paraId="00000430">
      <w:pPr>
        <w:numPr>
          <w:ilvl w:val="0"/>
          <w:numId w:val="37"/>
        </w:numPr>
        <w:ind w:left="720" w:hanging="360"/>
        <w:rPr/>
      </w:pPr>
      <w:r w:rsidDel="00000000" w:rsidR="00000000" w:rsidRPr="00000000">
        <w:rPr>
          <w:b w:val="1"/>
          <w:rtl w:val="0"/>
        </w:rPr>
        <w:t xml:space="preserve">Affirm</w:t>
      </w:r>
      <w:r w:rsidDel="00000000" w:rsidR="00000000" w:rsidRPr="00000000">
        <w:rPr>
          <w:rtl w:val="0"/>
        </w:rPr>
        <w:t xml:space="preserve">: Effect on ROC curve when scoring is transformed:</w:t>
      </w:r>
    </w:p>
    <w:p w:rsidR="00000000" w:rsidDel="00000000" w:rsidP="00000000" w:rsidRDefault="00000000" w:rsidRPr="00000000" w14:paraId="00000431">
      <w:pPr>
        <w:numPr>
          <w:ilvl w:val="0"/>
          <w:numId w:val="38"/>
        </w:numPr>
        <w:ind w:left="720" w:hanging="360"/>
        <w:rPr/>
      </w:pPr>
      <w:r w:rsidDel="00000000" w:rsidR="00000000" w:rsidRPr="00000000">
        <w:rPr>
          <w:rtl w:val="0"/>
        </w:rPr>
        <w:t xml:space="preserve">If scores are monotonically transformed (e.g., square root), the ROC curve remains unchanged as ranks are preserved.</w:t>
      </w:r>
    </w:p>
    <w:p w:rsidR="00000000" w:rsidDel="00000000" w:rsidP="00000000" w:rsidRDefault="00000000" w:rsidRPr="00000000" w14:paraId="00000432">
      <w:pPr>
        <w:numPr>
          <w:ilvl w:val="0"/>
          <w:numId w:val="39"/>
        </w:numPr>
        <w:ind w:left="720" w:hanging="360"/>
        <w:rPr/>
      </w:pPr>
      <w:r w:rsidDel="00000000" w:rsidR="00000000" w:rsidRPr="00000000">
        <w:rPr>
          <w:b w:val="1"/>
          <w:rtl w:val="0"/>
        </w:rPr>
        <w:t xml:space="preserve">IBM</w:t>
      </w:r>
      <w:r w:rsidDel="00000000" w:rsidR="00000000" w:rsidRPr="00000000">
        <w:rPr>
          <w:rtl w:val="0"/>
        </w:rPr>
        <w:t xml:space="preserve">: Entropy of a univariate Gaussian random variable:</w:t>
      </w:r>
    </w:p>
    <w:p w:rsidR="00000000" w:rsidDel="00000000" w:rsidP="00000000" w:rsidRDefault="00000000" w:rsidRPr="00000000" w14:paraId="00000433">
      <w:pPr>
        <w:numPr>
          <w:ilvl w:val="0"/>
          <w:numId w:val="40"/>
        </w:numPr>
        <w:ind w:left="720" w:hanging="360"/>
        <w:rPr/>
      </w:pPr>
      <w:r w:rsidDel="00000000" w:rsidR="00000000" w:rsidRPr="00000000">
        <w:rPr>
          <w:rtl w:val="0"/>
        </w:rPr>
        <w:t xml:space="preserve">H(X)=12ln</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(2</w:t>
      </w:r>
      <w:r w:rsidDel="00000000" w:rsidR="00000000" w:rsidRPr="00000000">
        <w:rPr>
          <w:rFonts w:ascii="Aptos" w:cs="Aptos" w:eastAsia="Aptos" w:hAnsi="Aptos"/>
          <w:rtl w:val="0"/>
        </w:rPr>
        <w:t xml:space="preserve">π</w:t>
      </w:r>
      <w:r w:rsidDel="00000000" w:rsidR="00000000" w:rsidRPr="00000000">
        <w:rPr>
          <w:rtl w:val="0"/>
        </w:rPr>
        <w:t xml:space="preserve">e</w:t>
      </w:r>
      <w:r w:rsidDel="00000000" w:rsidR="00000000" w:rsidRPr="00000000">
        <w:rPr>
          <w:rFonts w:ascii="Aptos" w:cs="Aptos" w:eastAsia="Aptos" w:hAnsi="Aptos"/>
          <w:rtl w:val="0"/>
        </w:rPr>
        <w:t xml:space="preserve">σ</w:t>
      </w:r>
      <w:r w:rsidDel="00000000" w:rsidR="00000000" w:rsidRPr="00000000">
        <w:rPr>
          <w:rtl w:val="0"/>
        </w:rPr>
        <w:t xml:space="preserve">2)H(X) = \frac{1}{2} \ln(2 \pi e \sigma^2)H(X)=21</w:t>
      </w:r>
      <w:r w:rsidDel="00000000" w:rsidR="00000000" w:rsidRPr="00000000">
        <w:rPr>
          <w:rFonts w:ascii="Arial" w:cs="Arial" w:eastAsia="Arial" w:hAnsi="Arial"/>
          <w:rtl w:val="0"/>
        </w:rPr>
        <w:t xml:space="preserve">​</w:t>
      </w:r>
      <w:r w:rsidDel="00000000" w:rsidR="00000000" w:rsidRPr="00000000">
        <w:rPr>
          <w:rtl w:val="0"/>
        </w:rPr>
        <w:t xml:space="preserve">ln(2πeσ2), where σ2\sigma^2σ2 is the variance.</w:t>
      </w:r>
    </w:p>
    <w:p w:rsidR="00000000" w:rsidDel="00000000" w:rsidP="00000000" w:rsidRDefault="00000000" w:rsidRPr="00000000" w14:paraId="00000434">
      <w:pPr>
        <w:numPr>
          <w:ilvl w:val="0"/>
          <w:numId w:val="41"/>
        </w:numPr>
        <w:ind w:left="720" w:hanging="360"/>
        <w:rPr/>
      </w:pPr>
      <w:r w:rsidDel="00000000" w:rsidR="00000000" w:rsidRPr="00000000">
        <w:rPr>
          <w:b w:val="1"/>
          <w:rtl w:val="0"/>
        </w:rPr>
        <w:t xml:space="preserve">Stitch Fix</w:t>
      </w:r>
      <w:r w:rsidDel="00000000" w:rsidR="00000000" w:rsidRPr="00000000">
        <w:rPr>
          <w:rtl w:val="0"/>
        </w:rPr>
        <w:t xml:space="preserve">: Predicting customer propensity to buy:</w:t>
      </w:r>
    </w:p>
    <w:p w:rsidR="00000000" w:rsidDel="00000000" w:rsidP="00000000" w:rsidRDefault="00000000" w:rsidRPr="00000000" w14:paraId="00000435">
      <w:pPr>
        <w:numPr>
          <w:ilvl w:val="0"/>
          <w:numId w:val="42"/>
        </w:numPr>
        <w:ind w:left="720" w:hanging="360"/>
        <w:rPr/>
      </w:pPr>
      <w:r w:rsidDel="00000000" w:rsidR="00000000" w:rsidRPr="00000000">
        <w:rPr>
          <w:rtl w:val="0"/>
        </w:rPr>
        <w:t xml:space="preserve">Use </w:t>
      </w:r>
      <w:r w:rsidDel="00000000" w:rsidR="00000000" w:rsidRPr="00000000">
        <w:rPr>
          <w:b w:val="1"/>
          <w:rtl w:val="0"/>
        </w:rPr>
        <w:t xml:space="preserve">logistic regression or random forest</w:t>
      </w:r>
      <w:r w:rsidDel="00000000" w:rsidR="00000000" w:rsidRPr="00000000">
        <w:rPr>
          <w:rtl w:val="0"/>
        </w:rPr>
        <w:t xml:space="preserve"> with features like past purchases, preferences, and demographics.</w:t>
      </w:r>
    </w:p>
    <w:p w:rsidR="00000000" w:rsidDel="00000000" w:rsidP="00000000" w:rsidRDefault="00000000" w:rsidRPr="00000000" w14:paraId="00000436">
      <w:pPr>
        <w:numPr>
          <w:ilvl w:val="0"/>
          <w:numId w:val="43"/>
        </w:numPr>
        <w:ind w:left="720" w:hanging="360"/>
        <w:rPr/>
      </w:pPr>
      <w:r w:rsidDel="00000000" w:rsidR="00000000" w:rsidRPr="00000000">
        <w:rPr>
          <w:b w:val="1"/>
          <w:rtl w:val="0"/>
        </w:rPr>
        <w:t xml:space="preserve">Citadel</w:t>
      </w:r>
      <w:r w:rsidDel="00000000" w:rsidR="00000000" w:rsidRPr="00000000">
        <w:rPr>
          <w:rtl w:val="0"/>
        </w:rPr>
        <w:t xml:space="preserve">: Compare Gaussian Naive Bayes (GNB) and logistic regression:</w:t>
      </w:r>
    </w:p>
    <w:p w:rsidR="00000000" w:rsidDel="00000000" w:rsidP="00000000" w:rsidRDefault="00000000" w:rsidRPr="00000000" w14:paraId="00000437">
      <w:pPr>
        <w:numPr>
          <w:ilvl w:val="0"/>
          <w:numId w:val="44"/>
        </w:numPr>
        <w:ind w:left="720" w:hanging="360"/>
        <w:rPr/>
      </w:pPr>
      <w:r w:rsidDel="00000000" w:rsidR="00000000" w:rsidRPr="00000000">
        <w:rPr>
          <w:rtl w:val="0"/>
        </w:rPr>
        <w:t xml:space="preserve">GNB assumes feature independence and uses prior probabilities, while logistic regression does not rely on independence.</w:t>
      </w:r>
    </w:p>
    <w:p w:rsidR="00000000" w:rsidDel="00000000" w:rsidP="00000000" w:rsidRDefault="00000000" w:rsidRPr="00000000" w14:paraId="00000438">
      <w:pPr>
        <w:rPr/>
      </w:pPr>
      <w:r w:rsidDel="00000000" w:rsidR="00000000" w:rsidRPr="00000000">
        <w:rPr>
          <w:rtl w:val="0"/>
        </w:rPr>
        <w:t xml:space="preserve">These questions assess </w:t>
      </w:r>
      <w:r w:rsidDel="00000000" w:rsidR="00000000" w:rsidRPr="00000000">
        <w:rPr>
          <w:b w:val="1"/>
          <w:rtl w:val="0"/>
        </w:rPr>
        <w:t xml:space="preserve">intermediate technical depth</w:t>
      </w:r>
      <w:r w:rsidDel="00000000" w:rsidR="00000000" w:rsidRPr="00000000">
        <w:rPr>
          <w:rtl w:val="0"/>
        </w:rPr>
        <w:t xml:space="preserve">, testing your ability to connect theory to practical ML applications.</w:t>
      </w:r>
    </w:p>
    <w:p w:rsidR="00000000" w:rsidDel="00000000" w:rsidP="00000000" w:rsidRDefault="00000000" w:rsidRPr="00000000" w14:paraId="00000439">
      <w:pPr>
        <w:rPr>
          <w:b w:val="1"/>
        </w:rPr>
      </w:pPr>
      <w:r w:rsidDel="00000000" w:rsidR="00000000" w:rsidRPr="00000000">
        <w:rPr>
          <w:b w:val="1"/>
          <w:rtl w:val="0"/>
        </w:rPr>
        <w:t xml:space="preserve">Hard</w:t>
      </w:r>
    </w:p>
    <w:p w:rsidR="00000000" w:rsidDel="00000000" w:rsidP="00000000" w:rsidRDefault="00000000" w:rsidRPr="00000000" w14:paraId="0000043A">
      <w:pPr>
        <w:rPr/>
      </w:pPr>
      <w:r w:rsidDel="00000000" w:rsidR="00000000" w:rsidRPr="00000000">
        <w:rPr>
          <w:rtl w:val="0"/>
        </w:rPr>
        <w:t xml:space="preserve">7.26 Walmart:</w:t>
        <w:br w:type="textWrapping"/>
        <w:t xml:space="preserve">What loss function is used in k-means clustering given kkk clusters and nnn sample points? Compute the update formula using:</w:t>
        <w:br w:type="textWrapping"/>
        <w:t xml:space="preserve">(1) Batch gradient descent,</w:t>
        <w:br w:type="textWrapping"/>
        <w:t xml:space="preserve">(2) Stochastic gradient descent for the cluster mean for cluster kkk using a learning rate α\alphaα.</w:t>
      </w:r>
    </w:p>
    <w:p w:rsidR="00000000" w:rsidDel="00000000" w:rsidP="00000000" w:rsidRDefault="00000000" w:rsidRPr="00000000" w14:paraId="0000043B">
      <w:pPr>
        <w:rPr/>
      </w:pPr>
      <w:r w:rsidDel="00000000" w:rsidR="00000000" w:rsidRPr="00000000">
        <w:rPr>
          <w:rtl w:val="0"/>
        </w:rPr>
        <w:t xml:space="preserve">7.27 Two Sigma:</w:t>
        <w:br w:type="textWrapping"/>
        <w:t xml:space="preserve">Describe the kernel trick in SVMs and give a simple example. How do you decide what kernel to choose?</w:t>
      </w:r>
    </w:p>
    <w:p w:rsidR="00000000" w:rsidDel="00000000" w:rsidP="00000000" w:rsidRDefault="00000000" w:rsidRPr="00000000" w14:paraId="0000043C">
      <w:pPr>
        <w:rPr/>
      </w:pPr>
      <w:r w:rsidDel="00000000" w:rsidR="00000000" w:rsidRPr="00000000">
        <w:rPr>
          <w:rtl w:val="0"/>
        </w:rPr>
        <w:t xml:space="preserve">7.28 Morgan Stanley:</w:t>
        <w:br w:type="textWrapping"/>
        <w:t xml:space="preserve">Say we have NNN observations for some variable which we model as being drawn from a Gaussian distribution. What are your best guesses for the parameters of the distribution?</w:t>
      </w:r>
    </w:p>
    <w:p w:rsidR="00000000" w:rsidDel="00000000" w:rsidP="00000000" w:rsidRDefault="00000000" w:rsidRPr="00000000" w14:paraId="0000043D">
      <w:pPr>
        <w:rPr/>
      </w:pPr>
      <w:r w:rsidDel="00000000" w:rsidR="00000000" w:rsidRPr="00000000">
        <w:rPr>
          <w:rtl w:val="0"/>
        </w:rPr>
        <w:t xml:space="preserve">7.29 Stripe:</w:t>
        <w:br w:type="textWrapping"/>
        <w:t xml:space="preserve">Say we are using a Gaussian mixture model (GMM) for anomaly detection of fraudulent transactions to classify incoming transactions into KKK classes. Describe the model setup formulaically and how to evaluate the posterior probabilities and log-likelihood. How can we determine if a new transaction should be deemed fraudulent?</w:t>
      </w:r>
    </w:p>
    <w:p w:rsidR="00000000" w:rsidDel="00000000" w:rsidP="00000000" w:rsidRDefault="00000000" w:rsidRPr="00000000" w14:paraId="0000043E">
      <w:pPr>
        <w:rPr/>
      </w:pPr>
      <w:r w:rsidDel="00000000" w:rsidR="00000000" w:rsidRPr="00000000">
        <w:rPr>
          <w:rtl w:val="0"/>
        </w:rPr>
        <w:t xml:space="preserve">7.30 Robinhood:</w:t>
        <w:br w:type="textWrapping"/>
        <w:t xml:space="preserve">Walk me through how you’d build a model to predict whether a particular Robinhood user will churn?</w:t>
      </w:r>
    </w:p>
    <w:p w:rsidR="00000000" w:rsidDel="00000000" w:rsidP="00000000" w:rsidRDefault="00000000" w:rsidRPr="00000000" w14:paraId="0000043F">
      <w:pPr>
        <w:rPr/>
      </w:pPr>
      <w:r w:rsidDel="00000000" w:rsidR="00000000" w:rsidRPr="00000000">
        <w:rPr>
          <w:rtl w:val="0"/>
        </w:rPr>
        <w:t xml:space="preserve">7.31 Two Sigma:</w:t>
        <w:br w:type="textWrapping"/>
        <w:t xml:space="preserve">Suppose you are running a linear regression and model the error terms as being normally distributed. Show that in this setup, maximizing the likelihood of the data is equivalent to minimizing the sum of the squared residuals.</w:t>
      </w:r>
    </w:p>
    <w:p w:rsidR="00000000" w:rsidDel="00000000" w:rsidP="00000000" w:rsidRDefault="00000000" w:rsidRPr="00000000" w14:paraId="00000440">
      <w:pPr>
        <w:rPr/>
      </w:pPr>
      <w:r w:rsidDel="00000000" w:rsidR="00000000" w:rsidRPr="00000000">
        <w:rPr>
          <w:rtl w:val="0"/>
        </w:rPr>
        <w:t xml:space="preserve">7.32 Uber:</w:t>
        <w:br w:type="textWrapping"/>
        <w:t xml:space="preserve">Describe the idea behind Principal Components Analysis (PCA) and describe its formulation and derivation in matrix form. Next, go through the procedural description and solve the constrained maximization.</w:t>
      </w:r>
    </w:p>
    <w:p w:rsidR="00000000" w:rsidDel="00000000" w:rsidP="00000000" w:rsidRDefault="00000000" w:rsidRPr="00000000" w14:paraId="00000441">
      <w:pPr>
        <w:rPr/>
      </w:pPr>
      <w:r w:rsidDel="00000000" w:rsidR="00000000" w:rsidRPr="00000000">
        <w:rPr>
          <w:rtl w:val="0"/>
        </w:rPr>
        <w:t xml:space="preserve">7.33 Citadel:</w:t>
        <w:br w:type="textWrapping"/>
        <w:t xml:space="preserve">Describe the model formulation behind logistic regression. How do you maximize the log-likelihood of a given model (using the two-class case)?</w:t>
      </w:r>
    </w:p>
    <w:p w:rsidR="00000000" w:rsidDel="00000000" w:rsidP="00000000" w:rsidRDefault="00000000" w:rsidRPr="00000000" w14:paraId="00000442">
      <w:pPr>
        <w:rPr/>
      </w:pPr>
      <w:r w:rsidDel="00000000" w:rsidR="00000000" w:rsidRPr="00000000">
        <w:rPr>
          <w:rtl w:val="0"/>
        </w:rPr>
        <w:t xml:space="preserve">7.34 Spotify:</w:t>
        <w:br w:type="textWrapping"/>
        <w:t xml:space="preserve">How would you approach creating a music recommendation algorithm for Discover Weekly (a 30-song weekly playlist personalized to an individual user)?</w:t>
      </w:r>
    </w:p>
    <w:p w:rsidR="00000000" w:rsidDel="00000000" w:rsidP="00000000" w:rsidRDefault="00000000" w:rsidRPr="00000000" w14:paraId="00000443">
      <w:pPr>
        <w:rPr/>
      </w:pPr>
      <w:r w:rsidDel="00000000" w:rsidR="00000000" w:rsidRPr="00000000">
        <w:rPr>
          <w:rtl w:val="0"/>
        </w:rPr>
        <w:t xml:space="preserve">7.35 Google:</w:t>
        <w:br w:type="textWrapping"/>
        <w:t xml:space="preserve">Derive the variance-covariance matrix of the least squares parameter estimates in matrix form.</w:t>
      </w:r>
    </w:p>
    <w:p w:rsidR="00000000" w:rsidDel="00000000" w:rsidP="00000000" w:rsidRDefault="00000000" w:rsidRPr="00000000" w14:paraId="00000444">
      <w:pPr>
        <w:rPr>
          <w:b w:val="1"/>
        </w:rPr>
      </w:pPr>
      <w:r w:rsidDel="00000000" w:rsidR="00000000" w:rsidRPr="00000000">
        <w:rPr>
          <w:b w:val="1"/>
          <w:rtl w:val="0"/>
        </w:rPr>
        <w:t xml:space="preserve">Addressing Unbalanced Classes in Machine Learning</w:t>
      </w:r>
    </w:p>
    <w:p w:rsidR="00000000" w:rsidDel="00000000" w:rsidP="00000000" w:rsidRDefault="00000000" w:rsidRPr="00000000" w14:paraId="00000445">
      <w:pPr>
        <w:rPr/>
      </w:pPr>
      <w:r w:rsidDel="00000000" w:rsidR="00000000" w:rsidRPr="00000000">
        <w:rPr>
          <w:rtl w:val="0"/>
        </w:rPr>
        <w:t xml:space="preserve">Handling unbalanced datasets is a common challenge in machine learning. Here are key techniques:</w:t>
      </w:r>
    </w:p>
    <w:p w:rsidR="00000000" w:rsidDel="00000000" w:rsidP="00000000" w:rsidRDefault="00000000" w:rsidRPr="00000000" w14:paraId="00000446">
      <w:pPr>
        <w:numPr>
          <w:ilvl w:val="0"/>
          <w:numId w:val="45"/>
        </w:numPr>
        <w:ind w:left="720" w:hanging="360"/>
        <w:rPr/>
      </w:pPr>
      <w:r w:rsidDel="00000000" w:rsidR="00000000" w:rsidRPr="00000000">
        <w:rPr>
          <w:b w:val="1"/>
          <w:rtl w:val="0"/>
        </w:rPr>
        <w:t xml:space="preserve">Increase Data</w:t>
      </w:r>
      <w:r w:rsidDel="00000000" w:rsidR="00000000" w:rsidRPr="00000000">
        <w:rPr>
          <w:rtl w:val="0"/>
        </w:rPr>
        <w:t xml:space="preserve">: Gather more data for the minority class if possible. While challenging, it’s a straightforward way to address imbalance.</w:t>
      </w:r>
    </w:p>
    <w:p w:rsidR="00000000" w:rsidDel="00000000" w:rsidP="00000000" w:rsidRDefault="00000000" w:rsidRPr="00000000" w14:paraId="00000447">
      <w:pPr>
        <w:numPr>
          <w:ilvl w:val="0"/>
          <w:numId w:val="45"/>
        </w:numPr>
        <w:ind w:left="720" w:hanging="360"/>
        <w:rPr/>
      </w:pPr>
      <w:r w:rsidDel="00000000" w:rsidR="00000000" w:rsidRPr="00000000">
        <w:rPr>
          <w:b w:val="1"/>
          <w:rtl w:val="0"/>
        </w:rPr>
        <w:t xml:space="preserve">Evaluate with Proper Metrics</w:t>
      </w:r>
      <w:r w:rsidDel="00000000" w:rsidR="00000000" w:rsidRPr="00000000">
        <w:rPr>
          <w:rtl w:val="0"/>
        </w:rPr>
        <w:t xml:space="preserve">: Use metrics like Precision, Recall, F1 Score, or ROC-AUC, which are more informative for imbalanced classes than simple accuracy.</w:t>
      </w:r>
    </w:p>
    <w:p w:rsidR="00000000" w:rsidDel="00000000" w:rsidP="00000000" w:rsidRDefault="00000000" w:rsidRPr="00000000" w14:paraId="00000448">
      <w:pPr>
        <w:numPr>
          <w:ilvl w:val="0"/>
          <w:numId w:val="45"/>
        </w:numPr>
        <w:ind w:left="720" w:hanging="360"/>
        <w:rPr/>
      </w:pPr>
      <w:r w:rsidDel="00000000" w:rsidR="00000000" w:rsidRPr="00000000">
        <w:rPr>
          <w:b w:val="1"/>
          <w:rtl w:val="0"/>
        </w:rPr>
        <w:t xml:space="preserve">Resampling Methods</w:t>
      </w:r>
      <w:r w:rsidDel="00000000" w:rsidR="00000000" w:rsidRPr="00000000">
        <w:rPr>
          <w:rtl w:val="0"/>
        </w:rPr>
        <w:t xml:space="preserve">:</w:t>
      </w:r>
    </w:p>
    <w:p w:rsidR="00000000" w:rsidDel="00000000" w:rsidP="00000000" w:rsidRDefault="00000000" w:rsidRPr="00000000" w14:paraId="00000449">
      <w:pPr>
        <w:numPr>
          <w:ilvl w:val="1"/>
          <w:numId w:val="45"/>
        </w:numPr>
        <w:ind w:left="1440" w:hanging="360"/>
        <w:rPr/>
      </w:pPr>
      <w:r w:rsidDel="00000000" w:rsidR="00000000" w:rsidRPr="00000000">
        <w:rPr>
          <w:b w:val="1"/>
          <w:rtl w:val="0"/>
        </w:rPr>
        <w:t xml:space="preserve">Oversampling</w:t>
      </w:r>
      <w:r w:rsidDel="00000000" w:rsidR="00000000" w:rsidRPr="00000000">
        <w:rPr>
          <w:rtl w:val="0"/>
        </w:rPr>
        <w:t xml:space="preserve">: Increase samples of the minority class (e.g., using bootstrapping).</w:t>
      </w:r>
    </w:p>
    <w:p w:rsidR="00000000" w:rsidDel="00000000" w:rsidP="00000000" w:rsidRDefault="00000000" w:rsidRPr="00000000" w14:paraId="0000044A">
      <w:pPr>
        <w:numPr>
          <w:ilvl w:val="1"/>
          <w:numId w:val="45"/>
        </w:numPr>
        <w:ind w:left="1440" w:hanging="360"/>
        <w:rPr/>
      </w:pPr>
      <w:r w:rsidDel="00000000" w:rsidR="00000000" w:rsidRPr="00000000">
        <w:rPr>
          <w:b w:val="1"/>
          <w:rtl w:val="0"/>
        </w:rPr>
        <w:t xml:space="preserve">Undersampling</w:t>
      </w:r>
      <w:r w:rsidDel="00000000" w:rsidR="00000000" w:rsidRPr="00000000">
        <w:rPr>
          <w:rtl w:val="0"/>
        </w:rPr>
        <w:t xml:space="preserve">: Reduce samples from the majority class.</w:t>
      </w:r>
    </w:p>
    <w:p w:rsidR="00000000" w:rsidDel="00000000" w:rsidP="00000000" w:rsidRDefault="00000000" w:rsidRPr="00000000" w14:paraId="0000044B">
      <w:pPr>
        <w:numPr>
          <w:ilvl w:val="1"/>
          <w:numId w:val="45"/>
        </w:numPr>
        <w:ind w:left="1440" w:hanging="360"/>
        <w:rPr/>
      </w:pPr>
      <w:r w:rsidDel="00000000" w:rsidR="00000000" w:rsidRPr="00000000">
        <w:rPr>
          <w:rtl w:val="0"/>
        </w:rPr>
        <w:t xml:space="preserve">Use </w:t>
      </w:r>
      <w:r w:rsidDel="00000000" w:rsidR="00000000" w:rsidRPr="00000000">
        <w:rPr>
          <w:b w:val="1"/>
          <w:rtl w:val="0"/>
        </w:rPr>
        <w:t xml:space="preserve">SMOTE (Synthetic Minority Oversampling Technique)</w:t>
      </w:r>
      <w:r w:rsidDel="00000000" w:rsidR="00000000" w:rsidRPr="00000000">
        <w:rPr>
          <w:rtl w:val="0"/>
        </w:rPr>
        <w:t xml:space="preserve"> to generate synthetic examples for the minority class by interpolating between existing instances.</w:t>
      </w:r>
    </w:p>
    <w:p w:rsidR="00000000" w:rsidDel="00000000" w:rsidP="00000000" w:rsidRDefault="00000000" w:rsidRPr="00000000" w14:paraId="0000044C">
      <w:pPr>
        <w:numPr>
          <w:ilvl w:val="0"/>
          <w:numId w:val="45"/>
        </w:numPr>
        <w:ind w:left="720" w:hanging="360"/>
        <w:rPr/>
      </w:pPr>
      <w:r w:rsidDel="00000000" w:rsidR="00000000" w:rsidRPr="00000000">
        <w:rPr>
          <w:b w:val="1"/>
          <w:rtl w:val="0"/>
        </w:rPr>
        <w:t xml:space="preserve">Adjust Models</w:t>
      </w:r>
      <w:r w:rsidDel="00000000" w:rsidR="00000000" w:rsidRPr="00000000">
        <w:rPr>
          <w:rtl w:val="0"/>
        </w:rPr>
        <w:t xml:space="preserve">:</w:t>
      </w:r>
    </w:p>
    <w:p w:rsidR="00000000" w:rsidDel="00000000" w:rsidP="00000000" w:rsidRDefault="00000000" w:rsidRPr="00000000" w14:paraId="0000044D">
      <w:pPr>
        <w:numPr>
          <w:ilvl w:val="1"/>
          <w:numId w:val="45"/>
        </w:numPr>
        <w:ind w:left="1440" w:hanging="360"/>
        <w:rPr/>
      </w:pPr>
      <w:r w:rsidDel="00000000" w:rsidR="00000000" w:rsidRPr="00000000">
        <w:rPr>
          <w:rtl w:val="0"/>
        </w:rPr>
        <w:t xml:space="preserve">Use models that inherently handle imbalances, such as Logistic Regression.</w:t>
      </w:r>
    </w:p>
    <w:p w:rsidR="00000000" w:rsidDel="00000000" w:rsidP="00000000" w:rsidRDefault="00000000" w:rsidRPr="00000000" w14:paraId="0000044E">
      <w:pPr>
        <w:numPr>
          <w:ilvl w:val="1"/>
          <w:numId w:val="45"/>
        </w:numPr>
        <w:ind w:left="1440" w:hanging="360"/>
        <w:rPr/>
      </w:pPr>
      <w:r w:rsidDel="00000000" w:rsidR="00000000" w:rsidRPr="00000000">
        <w:rPr>
          <w:rtl w:val="0"/>
        </w:rPr>
        <w:t xml:space="preserve">Adjust the decision threshold (e.g., from 0.5 to a lower value) to better classify the minority class.</w:t>
      </w:r>
    </w:p>
    <w:p w:rsidR="00000000" w:rsidDel="00000000" w:rsidP="00000000" w:rsidRDefault="00000000" w:rsidRPr="00000000" w14:paraId="0000044F">
      <w:pPr>
        <w:numPr>
          <w:ilvl w:val="0"/>
          <w:numId w:val="45"/>
        </w:numPr>
        <w:ind w:left="720" w:hanging="360"/>
        <w:rPr/>
      </w:pPr>
      <w:r w:rsidDel="00000000" w:rsidR="00000000" w:rsidRPr="00000000">
        <w:rPr>
          <w:b w:val="1"/>
          <w:rtl w:val="0"/>
        </w:rPr>
        <w:t xml:space="preserve">Custom Cost Functions</w:t>
      </w:r>
      <w:r w:rsidDel="00000000" w:rsidR="00000000" w:rsidRPr="00000000">
        <w:rPr>
          <w:rtl w:val="0"/>
        </w:rPr>
        <w:t xml:space="preserve">: Create a penalty for misclassifying the minority class to prioritize its accurate prediction.</w:t>
      </w:r>
    </w:p>
    <w:p w:rsidR="00000000" w:rsidDel="00000000" w:rsidP="00000000" w:rsidRDefault="00000000" w:rsidRPr="00000000" w14:paraId="00000450">
      <w:pPr>
        <w:numPr>
          <w:ilvl w:val="0"/>
          <w:numId w:val="45"/>
        </w:numPr>
        <w:ind w:left="720" w:hanging="360"/>
        <w:rPr/>
      </w:pPr>
      <w:r w:rsidDel="00000000" w:rsidR="00000000" w:rsidRPr="00000000">
        <w:rPr>
          <w:b w:val="1"/>
          <w:rtl w:val="0"/>
        </w:rPr>
        <w:t xml:space="preserve">Ensemble Models</w:t>
      </w:r>
      <w:r w:rsidDel="00000000" w:rsidR="00000000" w:rsidRPr="00000000">
        <w:rPr>
          <w:rtl w:val="0"/>
        </w:rPr>
        <w:t xml:space="preserve">: Run ensemble models with adjusted class ratios to combine the strengths of resampling and balanced modeling.</w:t>
      </w:r>
    </w:p>
    <w:p w:rsidR="00000000" w:rsidDel="00000000" w:rsidP="00000000" w:rsidRDefault="00000000" w:rsidRPr="00000000" w14:paraId="00000451">
      <w:pPr>
        <w:rPr>
          <w:b w:val="1"/>
        </w:rPr>
      </w:pPr>
      <w:r w:rsidDel="00000000" w:rsidR="00000000" w:rsidRPr="00000000">
        <w:rPr>
          <w:b w:val="1"/>
          <w:rtl w:val="0"/>
        </w:rPr>
        <w:t xml:space="preserve">Example Solution: Using SMOTE</w:t>
      </w:r>
    </w:p>
    <w:p w:rsidR="00000000" w:rsidDel="00000000" w:rsidP="00000000" w:rsidRDefault="00000000" w:rsidRPr="00000000" w14:paraId="00000452">
      <w:pPr>
        <w:rPr/>
      </w:pPr>
      <w:r w:rsidDel="00000000" w:rsidR="00000000" w:rsidRPr="00000000">
        <w:rPr>
          <w:rtl w:val="0"/>
        </w:rPr>
        <w:t xml:space="preserve">SMOTE creates synthetic examples by identifying nearest neighbors and generating new instances by interpolating the minority class features. This technique is widely used to improve model performance on imbalanced datasets without relying solely on random oversampling or undersampling.</w:t>
      </w:r>
    </w:p>
    <w:p w:rsidR="00000000" w:rsidDel="00000000" w:rsidP="00000000" w:rsidRDefault="00000000" w:rsidRPr="00000000" w14:paraId="00000453">
      <w:pPr>
        <w:rPr>
          <w:b w:val="1"/>
        </w:rPr>
      </w:pPr>
      <w:r w:rsidDel="00000000" w:rsidR="00000000" w:rsidRPr="00000000">
        <w:rPr>
          <w:b w:val="1"/>
          <w:rtl w:val="0"/>
        </w:rPr>
        <w:t xml:space="preserve">Solution #7.2: Squared Error (MSE) vs. Absolute Error (MAE)</w:t>
      </w:r>
    </w:p>
    <w:p w:rsidR="00000000" w:rsidDel="00000000" w:rsidP="00000000" w:rsidRDefault="00000000" w:rsidRPr="00000000" w14:paraId="00000454">
      <w:pPr>
        <w:rPr>
          <w:b w:val="1"/>
        </w:rPr>
      </w:pPr>
      <w:r w:rsidDel="00000000" w:rsidR="00000000" w:rsidRPr="00000000">
        <w:rPr>
          <w:b w:val="1"/>
          <w:rtl w:val="0"/>
        </w:rPr>
        <w:t xml:space="preserve">Key Differences:</w:t>
      </w:r>
    </w:p>
    <w:p w:rsidR="00000000" w:rsidDel="00000000" w:rsidP="00000000" w:rsidRDefault="00000000" w:rsidRPr="00000000" w14:paraId="00000455">
      <w:pPr>
        <w:numPr>
          <w:ilvl w:val="0"/>
          <w:numId w:val="46"/>
        </w:numPr>
        <w:ind w:left="720" w:hanging="360"/>
        <w:rPr/>
      </w:pPr>
      <w:r w:rsidDel="00000000" w:rsidR="00000000" w:rsidRPr="00000000">
        <w:rPr>
          <w:b w:val="1"/>
          <w:rtl w:val="0"/>
        </w:rPr>
        <w:t xml:space="preserve">Definition</w:t>
      </w:r>
      <w:r w:rsidDel="00000000" w:rsidR="00000000" w:rsidRPr="00000000">
        <w:rPr>
          <w:rtl w:val="0"/>
        </w:rPr>
        <w:t xml:space="preserve">:</w:t>
      </w:r>
    </w:p>
    <w:p w:rsidR="00000000" w:rsidDel="00000000" w:rsidP="00000000" w:rsidRDefault="00000000" w:rsidRPr="00000000" w14:paraId="00000456">
      <w:pPr>
        <w:numPr>
          <w:ilvl w:val="1"/>
          <w:numId w:val="46"/>
        </w:numPr>
        <w:ind w:left="1440" w:hanging="360"/>
        <w:rPr/>
      </w:pPr>
      <w:r w:rsidDel="00000000" w:rsidR="00000000" w:rsidRPr="00000000">
        <w:rPr>
          <w:b w:val="1"/>
          <w:rtl w:val="0"/>
        </w:rPr>
        <w:t xml:space="preserve">MSE (Mean Squared Error)</w:t>
      </w:r>
      <w:r w:rsidDel="00000000" w:rsidR="00000000" w:rsidRPr="00000000">
        <w:rPr>
          <w:rtl w:val="0"/>
        </w:rPr>
        <w:t xml:space="preserve">: Errors are squared before averaging, giving more weight to large errors.</w:t>
      </w:r>
    </w:p>
    <w:p w:rsidR="00000000" w:rsidDel="00000000" w:rsidP="00000000" w:rsidRDefault="00000000" w:rsidRPr="00000000" w14:paraId="00000457">
      <w:pPr>
        <w:numPr>
          <w:ilvl w:val="1"/>
          <w:numId w:val="46"/>
        </w:numPr>
        <w:ind w:left="1440" w:hanging="360"/>
        <w:rPr/>
      </w:pPr>
      <w:r w:rsidDel="00000000" w:rsidR="00000000" w:rsidRPr="00000000">
        <w:rPr>
          <w:b w:val="1"/>
          <w:rtl w:val="0"/>
        </w:rPr>
        <w:t xml:space="preserve">MAE (Mean Absolute Error)</w:t>
      </w:r>
      <w:r w:rsidDel="00000000" w:rsidR="00000000" w:rsidRPr="00000000">
        <w:rPr>
          <w:rtl w:val="0"/>
        </w:rPr>
        <w:t xml:space="preserve">: Uses the absolute value of errors, providing equal weight to all deviations.</w:t>
      </w:r>
    </w:p>
    <w:p w:rsidR="00000000" w:rsidDel="00000000" w:rsidP="00000000" w:rsidRDefault="00000000" w:rsidRPr="00000000" w14:paraId="00000458">
      <w:pPr>
        <w:numPr>
          <w:ilvl w:val="0"/>
          <w:numId w:val="46"/>
        </w:numPr>
        <w:ind w:left="720" w:hanging="360"/>
        <w:rPr/>
      </w:pPr>
      <w:r w:rsidDel="00000000" w:rsidR="00000000" w:rsidRPr="00000000">
        <w:rPr>
          <w:b w:val="1"/>
          <w:rtl w:val="0"/>
        </w:rPr>
        <w:t xml:space="preserve">Sensitivity to Outliers</w:t>
      </w:r>
      <w:r w:rsidDel="00000000" w:rsidR="00000000" w:rsidRPr="00000000">
        <w:rPr>
          <w:rtl w:val="0"/>
        </w:rPr>
        <w:t xml:space="preserve">:</w:t>
      </w:r>
    </w:p>
    <w:p w:rsidR="00000000" w:rsidDel="00000000" w:rsidP="00000000" w:rsidRDefault="00000000" w:rsidRPr="00000000" w14:paraId="00000459">
      <w:pPr>
        <w:numPr>
          <w:ilvl w:val="1"/>
          <w:numId w:val="46"/>
        </w:numPr>
        <w:ind w:left="1440" w:hanging="360"/>
        <w:rPr/>
      </w:pPr>
      <w:r w:rsidDel="00000000" w:rsidR="00000000" w:rsidRPr="00000000">
        <w:rPr>
          <w:b w:val="1"/>
          <w:rtl w:val="0"/>
        </w:rPr>
        <w:t xml:space="preserve">MSE</w:t>
      </w:r>
      <w:r w:rsidDel="00000000" w:rsidR="00000000" w:rsidRPr="00000000">
        <w:rPr>
          <w:rtl w:val="0"/>
        </w:rPr>
        <w:t xml:space="preserve"> is sensitive to outliers as large errors are disproportionately amplified due to squaring.</w:t>
      </w:r>
    </w:p>
    <w:p w:rsidR="00000000" w:rsidDel="00000000" w:rsidP="00000000" w:rsidRDefault="00000000" w:rsidRPr="00000000" w14:paraId="0000045A">
      <w:pPr>
        <w:numPr>
          <w:ilvl w:val="1"/>
          <w:numId w:val="46"/>
        </w:numPr>
        <w:ind w:left="1440" w:hanging="360"/>
        <w:rPr/>
      </w:pPr>
      <w:r w:rsidDel="00000000" w:rsidR="00000000" w:rsidRPr="00000000">
        <w:rPr>
          <w:b w:val="1"/>
          <w:rtl w:val="0"/>
        </w:rPr>
        <w:t xml:space="preserve">MAE</w:t>
      </w:r>
      <w:r w:rsidDel="00000000" w:rsidR="00000000" w:rsidRPr="00000000">
        <w:rPr>
          <w:rtl w:val="0"/>
        </w:rPr>
        <w:t xml:space="preserve"> is robust to outliers, making it more suitable when outliers are present.</w:t>
      </w:r>
    </w:p>
    <w:p w:rsidR="00000000" w:rsidDel="00000000" w:rsidP="00000000" w:rsidRDefault="00000000" w:rsidRPr="00000000" w14:paraId="0000045B">
      <w:pPr>
        <w:numPr>
          <w:ilvl w:val="0"/>
          <w:numId w:val="46"/>
        </w:numPr>
        <w:ind w:left="720" w:hanging="360"/>
        <w:rPr/>
      </w:pPr>
      <w:r w:rsidDel="00000000" w:rsidR="00000000" w:rsidRPr="00000000">
        <w:rPr>
          <w:b w:val="1"/>
          <w:rtl w:val="0"/>
        </w:rPr>
        <w:t xml:space="preserve">Computational Complexity</w:t>
      </w:r>
      <w:r w:rsidDel="00000000" w:rsidR="00000000" w:rsidRPr="00000000">
        <w:rPr>
          <w:rtl w:val="0"/>
        </w:rPr>
        <w:t xml:space="preserve">:</w:t>
      </w:r>
    </w:p>
    <w:p w:rsidR="00000000" w:rsidDel="00000000" w:rsidP="00000000" w:rsidRDefault="00000000" w:rsidRPr="00000000" w14:paraId="0000045C">
      <w:pPr>
        <w:numPr>
          <w:ilvl w:val="1"/>
          <w:numId w:val="46"/>
        </w:numPr>
        <w:ind w:left="1440" w:hanging="360"/>
        <w:rPr/>
      </w:pPr>
      <w:r w:rsidDel="00000000" w:rsidR="00000000" w:rsidRPr="00000000">
        <w:rPr>
          <w:b w:val="1"/>
          <w:rtl w:val="0"/>
        </w:rPr>
        <w:t xml:space="preserve">MSE</w:t>
      </w:r>
      <w:r w:rsidDel="00000000" w:rsidR="00000000" w:rsidRPr="00000000">
        <w:rPr>
          <w:rtl w:val="0"/>
        </w:rPr>
        <w:t xml:space="preserve">: Easier to compute gradients, commonly used in optimization problems like linear regression.</w:t>
      </w:r>
    </w:p>
    <w:p w:rsidR="00000000" w:rsidDel="00000000" w:rsidP="00000000" w:rsidRDefault="00000000" w:rsidRPr="00000000" w14:paraId="0000045D">
      <w:pPr>
        <w:numPr>
          <w:ilvl w:val="1"/>
          <w:numId w:val="46"/>
        </w:numPr>
        <w:ind w:left="1440" w:hanging="360"/>
        <w:rPr/>
      </w:pPr>
      <w:r w:rsidDel="00000000" w:rsidR="00000000" w:rsidRPr="00000000">
        <w:rPr>
          <w:b w:val="1"/>
          <w:rtl w:val="0"/>
        </w:rPr>
        <w:t xml:space="preserve">MAE</w:t>
      </w:r>
      <w:r w:rsidDel="00000000" w:rsidR="00000000" w:rsidRPr="00000000">
        <w:rPr>
          <w:rtl w:val="0"/>
        </w:rPr>
        <w:t xml:space="preserve">: Requires linear programming techniques, making gradient computation more complex.</w:t>
      </w:r>
    </w:p>
    <w:p w:rsidR="00000000" w:rsidDel="00000000" w:rsidP="00000000" w:rsidRDefault="00000000" w:rsidRPr="00000000" w14:paraId="0000045E">
      <w:pPr>
        <w:rPr>
          <w:b w:val="1"/>
        </w:rPr>
      </w:pPr>
      <w:r w:rsidDel="00000000" w:rsidR="00000000" w:rsidRPr="00000000">
        <w:rPr>
          <w:b w:val="1"/>
          <w:rtl w:val="0"/>
        </w:rPr>
        <w:t xml:space="preserve">Use Cases:</w:t>
      </w:r>
    </w:p>
    <w:p w:rsidR="00000000" w:rsidDel="00000000" w:rsidP="00000000" w:rsidRDefault="00000000" w:rsidRPr="00000000" w14:paraId="0000045F">
      <w:pPr>
        <w:numPr>
          <w:ilvl w:val="0"/>
          <w:numId w:val="47"/>
        </w:numPr>
        <w:ind w:left="720" w:hanging="360"/>
        <w:rPr/>
      </w:pPr>
      <w:r w:rsidDel="00000000" w:rsidR="00000000" w:rsidRPr="00000000">
        <w:rPr>
          <w:rtl w:val="0"/>
        </w:rPr>
        <w:t xml:space="preserve">Use </w:t>
      </w:r>
      <w:r w:rsidDel="00000000" w:rsidR="00000000" w:rsidRPr="00000000">
        <w:rPr>
          <w:b w:val="1"/>
          <w:rtl w:val="0"/>
        </w:rPr>
        <w:t xml:space="preserve">MSE</w:t>
      </w:r>
      <w:r w:rsidDel="00000000" w:rsidR="00000000" w:rsidRPr="00000000">
        <w:rPr>
          <w:rtl w:val="0"/>
        </w:rPr>
        <w:t xml:space="preserve"> when:</w:t>
      </w:r>
    </w:p>
    <w:p w:rsidR="00000000" w:rsidDel="00000000" w:rsidP="00000000" w:rsidRDefault="00000000" w:rsidRPr="00000000" w14:paraId="00000460">
      <w:pPr>
        <w:numPr>
          <w:ilvl w:val="1"/>
          <w:numId w:val="47"/>
        </w:numPr>
        <w:ind w:left="1440" w:hanging="360"/>
        <w:rPr/>
      </w:pPr>
      <w:r w:rsidDel="00000000" w:rsidR="00000000" w:rsidRPr="00000000">
        <w:rPr>
          <w:rtl w:val="0"/>
        </w:rPr>
        <w:t xml:space="preserve">Large errors need to be penalized more heavily.</w:t>
      </w:r>
    </w:p>
    <w:p w:rsidR="00000000" w:rsidDel="00000000" w:rsidP="00000000" w:rsidRDefault="00000000" w:rsidRPr="00000000" w14:paraId="00000461">
      <w:pPr>
        <w:numPr>
          <w:ilvl w:val="1"/>
          <w:numId w:val="47"/>
        </w:numPr>
        <w:ind w:left="1440" w:hanging="360"/>
        <w:rPr/>
      </w:pPr>
      <w:r w:rsidDel="00000000" w:rsidR="00000000" w:rsidRPr="00000000">
        <w:rPr>
          <w:rtl w:val="0"/>
        </w:rPr>
        <w:t xml:space="preserve">Computational efficiency is important.</w:t>
      </w:r>
    </w:p>
    <w:p w:rsidR="00000000" w:rsidDel="00000000" w:rsidP="00000000" w:rsidRDefault="00000000" w:rsidRPr="00000000" w14:paraId="00000462">
      <w:pPr>
        <w:numPr>
          <w:ilvl w:val="1"/>
          <w:numId w:val="47"/>
        </w:numPr>
        <w:ind w:left="1440" w:hanging="360"/>
        <w:rPr/>
      </w:pPr>
      <w:r w:rsidDel="00000000" w:rsidR="00000000" w:rsidRPr="00000000">
        <w:rPr>
          <w:rtl w:val="0"/>
        </w:rPr>
        <w:t xml:space="preserve">Maximizing the likelihood of Gaussian-distributed random variables.</w:t>
      </w:r>
    </w:p>
    <w:p w:rsidR="00000000" w:rsidDel="00000000" w:rsidP="00000000" w:rsidRDefault="00000000" w:rsidRPr="00000000" w14:paraId="00000463">
      <w:pPr>
        <w:numPr>
          <w:ilvl w:val="0"/>
          <w:numId w:val="47"/>
        </w:numPr>
        <w:ind w:left="720" w:hanging="360"/>
        <w:rPr/>
      </w:pPr>
      <w:r w:rsidDel="00000000" w:rsidR="00000000" w:rsidRPr="00000000">
        <w:rPr>
          <w:rtl w:val="0"/>
        </w:rPr>
        <w:t xml:space="preserve">Use </w:t>
      </w:r>
      <w:r w:rsidDel="00000000" w:rsidR="00000000" w:rsidRPr="00000000">
        <w:rPr>
          <w:b w:val="1"/>
          <w:rtl w:val="0"/>
        </w:rPr>
        <w:t xml:space="preserve">MAE</w:t>
      </w:r>
      <w:r w:rsidDel="00000000" w:rsidR="00000000" w:rsidRPr="00000000">
        <w:rPr>
          <w:rtl w:val="0"/>
        </w:rPr>
        <w:t xml:space="preserve"> when:</w:t>
      </w:r>
    </w:p>
    <w:p w:rsidR="00000000" w:rsidDel="00000000" w:rsidP="00000000" w:rsidRDefault="00000000" w:rsidRPr="00000000" w14:paraId="00000464">
      <w:pPr>
        <w:numPr>
          <w:ilvl w:val="1"/>
          <w:numId w:val="47"/>
        </w:numPr>
        <w:ind w:left="1440" w:hanging="360"/>
        <w:rPr/>
      </w:pPr>
      <w:r w:rsidDel="00000000" w:rsidR="00000000" w:rsidRPr="00000000">
        <w:rPr>
          <w:rtl w:val="0"/>
        </w:rPr>
        <w:t xml:space="preserve">Robustness to outliers is required.</w:t>
      </w:r>
    </w:p>
    <w:p w:rsidR="00000000" w:rsidDel="00000000" w:rsidP="00000000" w:rsidRDefault="00000000" w:rsidRPr="00000000" w14:paraId="00000465">
      <w:pPr>
        <w:numPr>
          <w:ilvl w:val="1"/>
          <w:numId w:val="47"/>
        </w:numPr>
        <w:ind w:left="1440" w:hanging="360"/>
        <w:rPr/>
      </w:pPr>
      <w:r w:rsidDel="00000000" w:rsidR="00000000" w:rsidRPr="00000000">
        <w:rPr>
          <w:rtl w:val="0"/>
        </w:rPr>
        <w:t xml:space="preserve">Minimizing the likelihood of Laplace-distributed random variables.</w:t>
      </w:r>
    </w:p>
    <w:p w:rsidR="00000000" w:rsidDel="00000000" w:rsidP="00000000" w:rsidRDefault="00000000" w:rsidRPr="00000000" w14:paraId="00000466">
      <w:pPr>
        <w:numPr>
          <w:ilvl w:val="1"/>
          <w:numId w:val="47"/>
        </w:numPr>
        <w:ind w:left="1440" w:hanging="360"/>
        <w:rPr/>
      </w:pPr>
      <w:r w:rsidDel="00000000" w:rsidR="00000000" w:rsidRPr="00000000">
        <w:rPr>
          <w:rtl w:val="0"/>
        </w:rPr>
        <w:t xml:space="preserve">Conditional medians are prioritized (MAE minimizes the </w:t>
      </w:r>
      <w:r w:rsidDel="00000000" w:rsidR="00000000" w:rsidRPr="00000000">
        <w:rPr>
          <w:b w:val="1"/>
          <w:rtl w:val="0"/>
        </w:rPr>
        <w:t xml:space="preserve">median</w:t>
      </w:r>
      <w:r w:rsidDel="00000000" w:rsidR="00000000" w:rsidRPr="00000000">
        <w:rPr>
          <w:rtl w:val="0"/>
        </w:rPr>
        <w:t xml:space="preserve">, whereas MSE minimizes the </w:t>
      </w:r>
      <w:r w:rsidDel="00000000" w:rsidR="00000000" w:rsidRPr="00000000">
        <w:rPr>
          <w:b w:val="1"/>
          <w:rtl w:val="0"/>
        </w:rPr>
        <w:t xml:space="preserve">mean</w:t>
      </w:r>
      <w:r w:rsidDel="00000000" w:rsidR="00000000" w:rsidRPr="00000000">
        <w:rPr>
          <w:rtl w:val="0"/>
        </w:rPr>
        <w:t xml:space="preserve">).</w:t>
      </w:r>
    </w:p>
    <w:p w:rsidR="00000000" w:rsidDel="00000000" w:rsidP="00000000" w:rsidRDefault="00000000" w:rsidRPr="00000000" w14:paraId="00000467">
      <w:pPr>
        <w:rPr>
          <w:b w:val="1"/>
        </w:rPr>
      </w:pPr>
      <w:r w:rsidDel="00000000" w:rsidR="00000000" w:rsidRPr="00000000">
        <w:rPr>
          <w:b w:val="1"/>
          <w:rtl w:val="0"/>
        </w:rPr>
        <w:t xml:space="preserve">Elbow Method for an Interviewer's Perspective</w:t>
      </w:r>
    </w:p>
    <w:p w:rsidR="00000000" w:rsidDel="00000000" w:rsidP="00000000" w:rsidRDefault="00000000" w:rsidRPr="00000000" w14:paraId="00000468">
      <w:pPr>
        <w:rPr/>
      </w:pPr>
      <w:r w:rsidDel="00000000" w:rsidR="00000000" w:rsidRPr="00000000">
        <w:rPr>
          <w:b w:val="1"/>
          <w:rtl w:val="0"/>
        </w:rPr>
        <w:t xml:space="preserve">Concept</w:t>
      </w:r>
      <w:r w:rsidDel="00000000" w:rsidR="00000000" w:rsidRPr="00000000">
        <w:rPr>
          <w:rtl w:val="0"/>
        </w:rPr>
        <w:t xml:space="preserve">:</w:t>
        <w:br w:type="textWrapping"/>
        <w:t xml:space="preserve">The </w:t>
      </w:r>
      <w:r w:rsidDel="00000000" w:rsidR="00000000" w:rsidRPr="00000000">
        <w:rPr>
          <w:b w:val="1"/>
          <w:rtl w:val="0"/>
        </w:rPr>
        <w:t xml:space="preserve">Elbow Method</w:t>
      </w:r>
      <w:r w:rsidDel="00000000" w:rsidR="00000000" w:rsidRPr="00000000">
        <w:rPr>
          <w:rtl w:val="0"/>
        </w:rPr>
        <w:t xml:space="preserve"> is a technique used in k-means clustering to determine the optimal number of clusters (</w:t>
      </w:r>
      <w:r w:rsidDel="00000000" w:rsidR="00000000" w:rsidRPr="00000000">
        <w:rPr>
          <w:b w:val="1"/>
          <w:rtl w:val="0"/>
        </w:rPr>
        <w:t xml:space="preserve">k</w:t>
      </w:r>
      <w:r w:rsidDel="00000000" w:rsidR="00000000" w:rsidRPr="00000000">
        <w:rPr>
          <w:rtl w:val="0"/>
        </w:rPr>
        <w:t xml:space="preserve">). It is based on the trade-off between the number of clusters and the reduction in the within-cluster sum of squared distances (</w:t>
      </w:r>
      <w:r w:rsidDel="00000000" w:rsidR="00000000" w:rsidRPr="00000000">
        <w:rPr>
          <w:b w:val="1"/>
          <w:rtl w:val="0"/>
        </w:rPr>
        <w:t xml:space="preserve">SSE</w:t>
      </w:r>
      <w:r w:rsidDel="00000000" w:rsidR="00000000" w:rsidRPr="00000000">
        <w:rPr>
          <w:rtl w:val="0"/>
        </w:rPr>
        <w:t xml:space="preserve">).</w:t>
      </w:r>
    </w:p>
    <w:p w:rsidR="00000000" w:rsidDel="00000000" w:rsidP="00000000" w:rsidRDefault="00000000" w:rsidRPr="00000000" w14:paraId="000004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A">
      <w:pPr>
        <w:rPr/>
      </w:pPr>
      <w:r w:rsidDel="00000000" w:rsidR="00000000" w:rsidRPr="00000000">
        <w:rPr>
          <w:b w:val="1"/>
          <w:rtl w:val="0"/>
        </w:rPr>
        <w:t xml:space="preserve">Explanation for Interview Assessment</w:t>
      </w:r>
      <w:r w:rsidDel="00000000" w:rsidR="00000000" w:rsidRPr="00000000">
        <w:rPr>
          <w:rtl w:val="0"/>
        </w:rPr>
        <w:t xml:space="preserve">:</w:t>
      </w:r>
    </w:p>
    <w:p w:rsidR="00000000" w:rsidDel="00000000" w:rsidP="00000000" w:rsidRDefault="00000000" w:rsidRPr="00000000" w14:paraId="0000046B">
      <w:pPr>
        <w:numPr>
          <w:ilvl w:val="0"/>
          <w:numId w:val="48"/>
        </w:numPr>
        <w:ind w:left="720" w:hanging="360"/>
        <w:rPr/>
      </w:pPr>
      <w:r w:rsidDel="00000000" w:rsidR="00000000" w:rsidRPr="00000000">
        <w:rPr>
          <w:b w:val="1"/>
          <w:rtl w:val="0"/>
        </w:rPr>
        <w:t xml:space="preserve">Plotting Explained Variation vs. k</w:t>
      </w:r>
      <w:r w:rsidDel="00000000" w:rsidR="00000000" w:rsidRPr="00000000">
        <w:rPr>
          <w:rtl w:val="0"/>
        </w:rPr>
        <w:t xml:space="preserve">:</w:t>
      </w:r>
    </w:p>
    <w:p w:rsidR="00000000" w:rsidDel="00000000" w:rsidP="00000000" w:rsidRDefault="00000000" w:rsidRPr="00000000" w14:paraId="0000046C">
      <w:pPr>
        <w:numPr>
          <w:ilvl w:val="1"/>
          <w:numId w:val="48"/>
        </w:numPr>
        <w:ind w:left="1440" w:hanging="360"/>
        <w:rPr/>
      </w:pPr>
      <w:r w:rsidDel="00000000" w:rsidR="00000000" w:rsidRPr="00000000">
        <w:rPr>
          <w:rtl w:val="0"/>
        </w:rPr>
        <w:t xml:space="preserve">The method involves plotting </w:t>
      </w:r>
      <w:r w:rsidDel="00000000" w:rsidR="00000000" w:rsidRPr="00000000">
        <w:rPr>
          <w:b w:val="1"/>
          <w:rtl w:val="0"/>
        </w:rPr>
        <w:t xml:space="preserve">SSE</w:t>
      </w:r>
      <w:r w:rsidDel="00000000" w:rsidR="00000000" w:rsidRPr="00000000">
        <w:rPr>
          <w:rtl w:val="0"/>
        </w:rPr>
        <w:t xml:space="preserve"> on the y-axis against the number of clusters (</w:t>
      </w:r>
      <w:r w:rsidDel="00000000" w:rsidR="00000000" w:rsidRPr="00000000">
        <w:rPr>
          <w:b w:val="1"/>
          <w:rtl w:val="0"/>
        </w:rPr>
        <w:t xml:space="preserve">k</w:t>
      </w:r>
      <w:r w:rsidDel="00000000" w:rsidR="00000000" w:rsidRPr="00000000">
        <w:rPr>
          <w:rtl w:val="0"/>
        </w:rPr>
        <w:t xml:space="preserve">) on the x-axis.</w:t>
      </w:r>
    </w:p>
    <w:p w:rsidR="00000000" w:rsidDel="00000000" w:rsidP="00000000" w:rsidRDefault="00000000" w:rsidRPr="00000000" w14:paraId="0000046D">
      <w:pPr>
        <w:numPr>
          <w:ilvl w:val="1"/>
          <w:numId w:val="48"/>
        </w:numPr>
        <w:ind w:left="1440" w:hanging="360"/>
        <w:rPr/>
      </w:pPr>
      <w:r w:rsidDel="00000000" w:rsidR="00000000" w:rsidRPr="00000000">
        <w:rPr>
          <w:rtl w:val="0"/>
        </w:rPr>
        <w:t xml:space="preserve">As </w:t>
      </w:r>
      <w:r w:rsidDel="00000000" w:rsidR="00000000" w:rsidRPr="00000000">
        <w:rPr>
          <w:b w:val="1"/>
          <w:rtl w:val="0"/>
        </w:rPr>
        <w:t xml:space="preserve">k</w:t>
      </w:r>
      <w:r w:rsidDel="00000000" w:rsidR="00000000" w:rsidRPr="00000000">
        <w:rPr>
          <w:rtl w:val="0"/>
        </w:rPr>
        <w:t xml:space="preserve"> increases, the </w:t>
      </w:r>
      <w:r w:rsidDel="00000000" w:rsidR="00000000" w:rsidRPr="00000000">
        <w:rPr>
          <w:b w:val="1"/>
          <w:rtl w:val="0"/>
        </w:rPr>
        <w:t xml:space="preserve">SSE</w:t>
      </w:r>
      <w:r w:rsidDel="00000000" w:rsidR="00000000" w:rsidRPr="00000000">
        <w:rPr>
          <w:rtl w:val="0"/>
        </w:rPr>
        <w:t xml:space="preserve"> decreases because clusters become smaller, leading to less intra-cluster variance.</w:t>
      </w:r>
    </w:p>
    <w:p w:rsidR="00000000" w:rsidDel="00000000" w:rsidP="00000000" w:rsidRDefault="00000000" w:rsidRPr="00000000" w14:paraId="0000046E">
      <w:pPr>
        <w:numPr>
          <w:ilvl w:val="0"/>
          <w:numId w:val="48"/>
        </w:numPr>
        <w:ind w:left="720" w:hanging="360"/>
        <w:rPr/>
      </w:pPr>
      <w:r w:rsidDel="00000000" w:rsidR="00000000" w:rsidRPr="00000000">
        <w:rPr>
          <w:b w:val="1"/>
          <w:rtl w:val="0"/>
        </w:rPr>
        <w:t xml:space="preserve">Identifying the "Elbow"</w:t>
      </w:r>
      <w:r w:rsidDel="00000000" w:rsidR="00000000" w:rsidRPr="00000000">
        <w:rPr>
          <w:rtl w:val="0"/>
        </w:rPr>
        <w:t xml:space="preserve">:</w:t>
      </w:r>
    </w:p>
    <w:p w:rsidR="00000000" w:rsidDel="00000000" w:rsidP="00000000" w:rsidRDefault="00000000" w:rsidRPr="00000000" w14:paraId="0000046F">
      <w:pPr>
        <w:numPr>
          <w:ilvl w:val="1"/>
          <w:numId w:val="48"/>
        </w:numPr>
        <w:ind w:left="1440" w:hanging="360"/>
        <w:rPr/>
      </w:pPr>
      <w:r w:rsidDel="00000000" w:rsidR="00000000" w:rsidRPr="00000000">
        <w:rPr>
          <w:rtl w:val="0"/>
        </w:rPr>
        <w:t xml:space="preserve">The "elbow" point is where the rate of reduction in SSE significantly slows down. Beyond this point, additional clusters don’t provide substantial improvement.</w:t>
      </w:r>
    </w:p>
    <w:p w:rsidR="00000000" w:rsidDel="00000000" w:rsidP="00000000" w:rsidRDefault="00000000" w:rsidRPr="00000000" w14:paraId="00000470">
      <w:pPr>
        <w:numPr>
          <w:ilvl w:val="1"/>
          <w:numId w:val="48"/>
        </w:numPr>
        <w:ind w:left="1440" w:hanging="360"/>
        <w:rPr/>
      </w:pPr>
      <w:r w:rsidDel="00000000" w:rsidR="00000000" w:rsidRPr="00000000">
        <w:rPr>
          <w:rtl w:val="0"/>
        </w:rPr>
        <w:t xml:space="preserve">In the graph provided, the elbow is at </w:t>
      </w:r>
      <w:r w:rsidDel="00000000" w:rsidR="00000000" w:rsidRPr="00000000">
        <w:rPr>
          <w:b w:val="1"/>
          <w:rtl w:val="0"/>
        </w:rPr>
        <w:t xml:space="preserve">k = 6</w:t>
      </w:r>
      <w:r w:rsidDel="00000000" w:rsidR="00000000" w:rsidRPr="00000000">
        <w:rPr>
          <w:rtl w:val="0"/>
        </w:rPr>
        <w:t xml:space="preserve">, indicating this is an appropriate number of clusters.</w:t>
      </w:r>
    </w:p>
    <w:p w:rsidR="00000000" w:rsidDel="00000000" w:rsidP="00000000" w:rsidRDefault="00000000" w:rsidRPr="00000000" w14:paraId="00000471">
      <w:pPr>
        <w:numPr>
          <w:ilvl w:val="0"/>
          <w:numId w:val="48"/>
        </w:numPr>
        <w:ind w:left="720" w:hanging="360"/>
        <w:rPr/>
      </w:pPr>
      <w:r w:rsidDel="00000000" w:rsidR="00000000" w:rsidRPr="00000000">
        <w:rPr>
          <w:b w:val="1"/>
          <w:rtl w:val="0"/>
        </w:rPr>
        <w:t xml:space="preserve">Why It’s Useful</w:t>
      </w:r>
      <w:r w:rsidDel="00000000" w:rsidR="00000000" w:rsidRPr="00000000">
        <w:rPr>
          <w:rtl w:val="0"/>
        </w:rPr>
        <w:t xml:space="preserve">:</w:t>
      </w:r>
    </w:p>
    <w:p w:rsidR="00000000" w:rsidDel="00000000" w:rsidP="00000000" w:rsidRDefault="00000000" w:rsidRPr="00000000" w14:paraId="00000472">
      <w:pPr>
        <w:numPr>
          <w:ilvl w:val="1"/>
          <w:numId w:val="48"/>
        </w:numPr>
        <w:ind w:left="1440" w:hanging="360"/>
        <w:rPr/>
      </w:pPr>
      <w:r w:rsidDel="00000000" w:rsidR="00000000" w:rsidRPr="00000000">
        <w:rPr>
          <w:rtl w:val="0"/>
        </w:rPr>
        <w:t xml:space="preserve">It helps balance overfitting (too many clusters) and underfitting (too few clusters).</w:t>
      </w:r>
    </w:p>
    <w:p w:rsidR="00000000" w:rsidDel="00000000" w:rsidP="00000000" w:rsidRDefault="00000000" w:rsidRPr="00000000" w14:paraId="00000473">
      <w:pPr>
        <w:numPr>
          <w:ilvl w:val="1"/>
          <w:numId w:val="48"/>
        </w:numPr>
        <w:ind w:left="1440" w:hanging="360"/>
        <w:rPr/>
      </w:pPr>
      <w:r w:rsidDel="00000000" w:rsidR="00000000" w:rsidRPr="00000000">
        <w:rPr>
          <w:rtl w:val="0"/>
        </w:rPr>
        <w:t xml:space="preserve">It provides a visual way to determine an effective </w:t>
      </w:r>
      <w:r w:rsidDel="00000000" w:rsidR="00000000" w:rsidRPr="00000000">
        <w:rPr>
          <w:b w:val="1"/>
          <w:rtl w:val="0"/>
        </w:rPr>
        <w:t xml:space="preserve">k</w:t>
      </w:r>
      <w:r w:rsidDel="00000000" w:rsidR="00000000" w:rsidRPr="00000000">
        <w:rPr>
          <w:rtl w:val="0"/>
        </w:rPr>
        <w:t xml:space="preserve"> in the absence of labeled data.</w:t>
      </w:r>
    </w:p>
    <w:p w:rsidR="00000000" w:rsidDel="00000000" w:rsidP="00000000" w:rsidRDefault="00000000" w:rsidRPr="00000000" w14:paraId="000004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5">
      <w:pPr>
        <w:rPr/>
      </w:pPr>
      <w:r w:rsidDel="00000000" w:rsidR="00000000" w:rsidRPr="00000000">
        <w:rPr>
          <w:b w:val="1"/>
          <w:rtl w:val="0"/>
        </w:rPr>
        <w:t xml:space="preserve">Points to Evaluate in an Interview</w:t>
      </w:r>
      <w:r w:rsidDel="00000000" w:rsidR="00000000" w:rsidRPr="00000000">
        <w:rPr>
          <w:rtl w:val="0"/>
        </w:rPr>
        <w:t xml:space="preserve">:</w:t>
      </w:r>
    </w:p>
    <w:p w:rsidR="00000000" w:rsidDel="00000000" w:rsidP="00000000" w:rsidRDefault="00000000" w:rsidRPr="00000000" w14:paraId="00000476">
      <w:pPr>
        <w:numPr>
          <w:ilvl w:val="0"/>
          <w:numId w:val="49"/>
        </w:numPr>
        <w:ind w:left="720" w:hanging="360"/>
        <w:rPr/>
      </w:pPr>
      <w:r w:rsidDel="00000000" w:rsidR="00000000" w:rsidRPr="00000000">
        <w:rPr>
          <w:b w:val="1"/>
          <w:rtl w:val="0"/>
        </w:rPr>
        <w:t xml:space="preserve">Candidate's Understanding</w:t>
      </w:r>
      <w:r w:rsidDel="00000000" w:rsidR="00000000" w:rsidRPr="00000000">
        <w:rPr>
          <w:rtl w:val="0"/>
        </w:rPr>
        <w:t xml:space="preserve">:</w:t>
      </w:r>
    </w:p>
    <w:p w:rsidR="00000000" w:rsidDel="00000000" w:rsidP="00000000" w:rsidRDefault="00000000" w:rsidRPr="00000000" w14:paraId="00000477">
      <w:pPr>
        <w:numPr>
          <w:ilvl w:val="1"/>
          <w:numId w:val="49"/>
        </w:numPr>
        <w:ind w:left="1440" w:hanging="360"/>
        <w:rPr/>
      </w:pPr>
      <w:r w:rsidDel="00000000" w:rsidR="00000000" w:rsidRPr="00000000">
        <w:rPr>
          <w:rtl w:val="0"/>
        </w:rPr>
        <w:t xml:space="preserve">Can they explain the relationship between </w:t>
      </w:r>
      <w:r w:rsidDel="00000000" w:rsidR="00000000" w:rsidRPr="00000000">
        <w:rPr>
          <w:b w:val="1"/>
          <w:rtl w:val="0"/>
        </w:rPr>
        <w:t xml:space="preserve">SSE</w:t>
      </w:r>
      <w:r w:rsidDel="00000000" w:rsidR="00000000" w:rsidRPr="00000000">
        <w:rPr>
          <w:rtl w:val="0"/>
        </w:rPr>
        <w:t xml:space="preserve"> and cluster count?</w:t>
      </w:r>
    </w:p>
    <w:p w:rsidR="00000000" w:rsidDel="00000000" w:rsidP="00000000" w:rsidRDefault="00000000" w:rsidRPr="00000000" w14:paraId="00000478">
      <w:pPr>
        <w:numPr>
          <w:ilvl w:val="1"/>
          <w:numId w:val="49"/>
        </w:numPr>
        <w:ind w:left="1440" w:hanging="360"/>
        <w:rPr/>
      </w:pPr>
      <w:r w:rsidDel="00000000" w:rsidR="00000000" w:rsidRPr="00000000">
        <w:rPr>
          <w:rtl w:val="0"/>
        </w:rPr>
        <w:t xml:space="preserve">Do they understand why the "elbow" represents diminishing returns?</w:t>
      </w:r>
    </w:p>
    <w:p w:rsidR="00000000" w:rsidDel="00000000" w:rsidP="00000000" w:rsidRDefault="00000000" w:rsidRPr="00000000" w14:paraId="00000479">
      <w:pPr>
        <w:numPr>
          <w:ilvl w:val="0"/>
          <w:numId w:val="49"/>
        </w:numPr>
        <w:ind w:left="720" w:hanging="360"/>
        <w:rPr/>
      </w:pPr>
      <w:r w:rsidDel="00000000" w:rsidR="00000000" w:rsidRPr="00000000">
        <w:rPr>
          <w:b w:val="1"/>
          <w:rtl w:val="0"/>
        </w:rPr>
        <w:t xml:space="preserve">Practical Insights</w:t>
      </w:r>
      <w:r w:rsidDel="00000000" w:rsidR="00000000" w:rsidRPr="00000000">
        <w:rPr>
          <w:rtl w:val="0"/>
        </w:rPr>
        <w:t xml:space="preserve">:</w:t>
      </w:r>
    </w:p>
    <w:p w:rsidR="00000000" w:rsidDel="00000000" w:rsidP="00000000" w:rsidRDefault="00000000" w:rsidRPr="00000000" w14:paraId="0000047A">
      <w:pPr>
        <w:numPr>
          <w:ilvl w:val="1"/>
          <w:numId w:val="49"/>
        </w:numPr>
        <w:ind w:left="1440" w:hanging="360"/>
        <w:rPr/>
      </w:pPr>
      <w:r w:rsidDel="00000000" w:rsidR="00000000" w:rsidRPr="00000000">
        <w:rPr>
          <w:rtl w:val="0"/>
        </w:rPr>
        <w:t xml:space="preserve">Can they describe situations where the Elbow Method might fail (e.g., when the "elbow" isn’t clear)?</w:t>
      </w:r>
    </w:p>
    <w:p w:rsidR="00000000" w:rsidDel="00000000" w:rsidP="00000000" w:rsidRDefault="00000000" w:rsidRPr="00000000" w14:paraId="0000047B">
      <w:pPr>
        <w:numPr>
          <w:ilvl w:val="1"/>
          <w:numId w:val="49"/>
        </w:numPr>
        <w:ind w:left="1440" w:hanging="360"/>
        <w:rPr/>
      </w:pPr>
      <w:r w:rsidDel="00000000" w:rsidR="00000000" w:rsidRPr="00000000">
        <w:rPr>
          <w:rtl w:val="0"/>
        </w:rPr>
        <w:t xml:space="preserve">Do they know alternative methods, such as the </w:t>
      </w:r>
      <w:r w:rsidDel="00000000" w:rsidR="00000000" w:rsidRPr="00000000">
        <w:rPr>
          <w:b w:val="1"/>
          <w:rtl w:val="0"/>
        </w:rPr>
        <w:t xml:space="preserve">Silhouette Method</w:t>
      </w:r>
      <w:r w:rsidDel="00000000" w:rsidR="00000000" w:rsidRPr="00000000">
        <w:rPr>
          <w:rtl w:val="0"/>
        </w:rPr>
        <w:t xml:space="preserve"> or business intuition, to support decisions?</w:t>
      </w:r>
    </w:p>
    <w:p w:rsidR="00000000" w:rsidDel="00000000" w:rsidP="00000000" w:rsidRDefault="00000000" w:rsidRPr="00000000" w14:paraId="0000047C">
      <w:pPr>
        <w:numPr>
          <w:ilvl w:val="0"/>
          <w:numId w:val="49"/>
        </w:numPr>
        <w:ind w:left="720" w:hanging="360"/>
        <w:rPr/>
      </w:pPr>
      <w:r w:rsidDel="00000000" w:rsidR="00000000" w:rsidRPr="00000000">
        <w:rPr>
          <w:b w:val="1"/>
          <w:rtl w:val="0"/>
        </w:rPr>
        <w:t xml:space="preserve">Critical Thinking</w:t>
      </w:r>
      <w:r w:rsidDel="00000000" w:rsidR="00000000" w:rsidRPr="00000000">
        <w:rPr>
          <w:rtl w:val="0"/>
        </w:rPr>
        <w:t xml:space="preserve">:</w:t>
      </w:r>
    </w:p>
    <w:p w:rsidR="00000000" w:rsidDel="00000000" w:rsidP="00000000" w:rsidRDefault="00000000" w:rsidRPr="00000000" w14:paraId="0000047D">
      <w:pPr>
        <w:numPr>
          <w:ilvl w:val="1"/>
          <w:numId w:val="49"/>
        </w:numPr>
        <w:ind w:left="1440" w:hanging="360"/>
        <w:rPr/>
      </w:pPr>
      <w:r w:rsidDel="00000000" w:rsidR="00000000" w:rsidRPr="00000000">
        <w:rPr>
          <w:rtl w:val="0"/>
        </w:rPr>
        <w:t xml:space="preserve">Do they relate the technique to real-world use cases (e.g., clustering customers for marketing or patient segmentation in healthcare)?</w:t>
      </w:r>
    </w:p>
    <w:p w:rsidR="00000000" w:rsidDel="00000000" w:rsidP="00000000" w:rsidRDefault="00000000" w:rsidRPr="00000000" w14:paraId="0000047E">
      <w:pPr>
        <w:numPr>
          <w:ilvl w:val="1"/>
          <w:numId w:val="49"/>
        </w:numPr>
        <w:ind w:left="1440" w:hanging="360"/>
        <w:rPr/>
      </w:pPr>
      <w:r w:rsidDel="00000000" w:rsidR="00000000" w:rsidRPr="00000000">
        <w:rPr>
          <w:rtl w:val="0"/>
        </w:rPr>
        <w:t xml:space="preserve">Can they recognize that clustering is inherently unsupervised, and domain expertise plays a critical role?</w:t>
      </w:r>
    </w:p>
    <w:p w:rsidR="00000000" w:rsidDel="00000000" w:rsidP="00000000" w:rsidRDefault="00000000" w:rsidRPr="00000000" w14:paraId="000004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0">
      <w:pPr>
        <w:rPr/>
      </w:pPr>
      <w:r w:rsidDel="00000000" w:rsidR="00000000" w:rsidRPr="00000000">
        <w:rPr>
          <w:b w:val="1"/>
          <w:rtl w:val="0"/>
        </w:rPr>
        <w:t xml:space="preserve">Key Question for the Candidate</w:t>
      </w:r>
      <w:r w:rsidDel="00000000" w:rsidR="00000000" w:rsidRPr="00000000">
        <w:rPr>
          <w:rtl w:val="0"/>
        </w:rPr>
        <w:t xml:space="preserve">:</w:t>
      </w:r>
    </w:p>
    <w:p w:rsidR="00000000" w:rsidDel="00000000" w:rsidP="00000000" w:rsidRDefault="00000000" w:rsidRPr="00000000" w14:paraId="00000481">
      <w:pPr>
        <w:numPr>
          <w:ilvl w:val="0"/>
          <w:numId w:val="50"/>
        </w:numPr>
        <w:ind w:left="720" w:hanging="360"/>
        <w:rPr/>
      </w:pPr>
      <w:r w:rsidDel="00000000" w:rsidR="00000000" w:rsidRPr="00000000">
        <w:rPr>
          <w:rtl w:val="0"/>
        </w:rPr>
        <w:t xml:space="preserve">"How would you determine the optimal number of clusters if the elbow isn’t clearly visible in the graph?"</w:t>
        <w:br w:type="textWrapping"/>
        <w:t xml:space="preserve">This probes their ability to adapt and consider alternative methods or practical intuition.</w:t>
      </w:r>
    </w:p>
    <w:p w:rsidR="00000000" w:rsidDel="00000000" w:rsidP="00000000" w:rsidRDefault="00000000" w:rsidRPr="00000000" w14:paraId="00000482">
      <w:pPr>
        <w:rPr/>
      </w:pPr>
      <w:r w:rsidDel="00000000" w:rsidR="00000000" w:rsidRPr="00000000">
        <w:rPr>
          <w:rtl w:val="0"/>
        </w:rPr>
        <w:t xml:space="preserve">When dealing with outliers in data during an interview or in a practical scenario, the following approaches can be highlighted:</w:t>
      </w:r>
    </w:p>
    <w:p w:rsidR="00000000" w:rsidDel="00000000" w:rsidP="00000000" w:rsidRDefault="00000000" w:rsidRPr="00000000" w14:paraId="00000483">
      <w:pPr>
        <w:numPr>
          <w:ilvl w:val="0"/>
          <w:numId w:val="51"/>
        </w:numPr>
        <w:ind w:left="720" w:hanging="360"/>
        <w:rPr/>
      </w:pPr>
      <w:r w:rsidDel="00000000" w:rsidR="00000000" w:rsidRPr="00000000">
        <w:rPr>
          <w:b w:val="1"/>
          <w:rtl w:val="0"/>
        </w:rPr>
        <w:t xml:space="preserve">Add Regularization</w:t>
      </w:r>
      <w:r w:rsidDel="00000000" w:rsidR="00000000" w:rsidRPr="00000000">
        <w:rPr>
          <w:rtl w:val="0"/>
        </w:rPr>
        <w:t xml:space="preserve">:</w:t>
      </w:r>
    </w:p>
    <w:p w:rsidR="00000000" w:rsidDel="00000000" w:rsidP="00000000" w:rsidRDefault="00000000" w:rsidRPr="00000000" w14:paraId="00000484">
      <w:pPr>
        <w:numPr>
          <w:ilvl w:val="1"/>
          <w:numId w:val="51"/>
        </w:numPr>
        <w:ind w:left="1440" w:hanging="360"/>
        <w:rPr/>
      </w:pPr>
      <w:r w:rsidDel="00000000" w:rsidR="00000000" w:rsidRPr="00000000">
        <w:rPr>
          <w:rtl w:val="0"/>
        </w:rPr>
        <w:t xml:space="preserve">Use techniques like L1 or L2 regularization to reduce the impact of outliers by minimizing variance. This helps improve model stability.</w:t>
      </w:r>
    </w:p>
    <w:p w:rsidR="00000000" w:rsidDel="00000000" w:rsidP="00000000" w:rsidRDefault="00000000" w:rsidRPr="00000000" w14:paraId="00000485">
      <w:pPr>
        <w:numPr>
          <w:ilvl w:val="0"/>
          <w:numId w:val="51"/>
        </w:numPr>
        <w:ind w:left="720" w:hanging="360"/>
        <w:rPr/>
      </w:pPr>
      <w:r w:rsidDel="00000000" w:rsidR="00000000" w:rsidRPr="00000000">
        <w:rPr>
          <w:b w:val="1"/>
          <w:rtl w:val="0"/>
        </w:rPr>
        <w:t xml:space="preserve">Try Different Models</w:t>
      </w:r>
      <w:r w:rsidDel="00000000" w:rsidR="00000000" w:rsidRPr="00000000">
        <w:rPr>
          <w:rtl w:val="0"/>
        </w:rPr>
        <w:t xml:space="preserve">:</w:t>
      </w:r>
    </w:p>
    <w:p w:rsidR="00000000" w:rsidDel="00000000" w:rsidP="00000000" w:rsidRDefault="00000000" w:rsidRPr="00000000" w14:paraId="00000486">
      <w:pPr>
        <w:numPr>
          <w:ilvl w:val="1"/>
          <w:numId w:val="51"/>
        </w:numPr>
        <w:ind w:left="1440" w:hanging="360"/>
        <w:rPr/>
      </w:pPr>
      <w:r w:rsidDel="00000000" w:rsidR="00000000" w:rsidRPr="00000000">
        <w:rPr>
          <w:rtl w:val="0"/>
        </w:rPr>
        <w:t xml:space="preserve">Use models that are robust to outliers, such as tree-based models (e.g., Random Forests, Gradient Boosting). These models handle outliers better compared to linear regression.</w:t>
      </w:r>
    </w:p>
    <w:p w:rsidR="00000000" w:rsidDel="00000000" w:rsidP="00000000" w:rsidRDefault="00000000" w:rsidRPr="00000000" w14:paraId="00000487">
      <w:pPr>
        <w:numPr>
          <w:ilvl w:val="0"/>
          <w:numId w:val="51"/>
        </w:numPr>
        <w:ind w:left="720" w:hanging="360"/>
        <w:rPr/>
      </w:pPr>
      <w:r w:rsidDel="00000000" w:rsidR="00000000" w:rsidRPr="00000000">
        <w:rPr>
          <w:b w:val="1"/>
          <w:rtl w:val="0"/>
        </w:rPr>
        <w:t xml:space="preserve">Winsorize Data</w:t>
      </w:r>
      <w:r w:rsidDel="00000000" w:rsidR="00000000" w:rsidRPr="00000000">
        <w:rPr>
          <w:rtl w:val="0"/>
        </w:rPr>
        <w:t xml:space="preserve">:</w:t>
      </w:r>
    </w:p>
    <w:p w:rsidR="00000000" w:rsidDel="00000000" w:rsidP="00000000" w:rsidRDefault="00000000" w:rsidRPr="00000000" w14:paraId="00000488">
      <w:pPr>
        <w:numPr>
          <w:ilvl w:val="1"/>
          <w:numId w:val="51"/>
        </w:numPr>
        <w:ind w:left="1440" w:hanging="360"/>
        <w:rPr/>
      </w:pPr>
      <w:r w:rsidDel="00000000" w:rsidR="00000000" w:rsidRPr="00000000">
        <w:rPr>
          <w:rtl w:val="0"/>
        </w:rPr>
        <w:t xml:space="preserve">Cap extreme values to reduce their influence. For example, replace the top 5% of values with the 95th percentile and the bottom 5% with the 5th percentile.</w:t>
      </w:r>
    </w:p>
    <w:p w:rsidR="00000000" w:rsidDel="00000000" w:rsidP="00000000" w:rsidRDefault="00000000" w:rsidRPr="00000000" w14:paraId="00000489">
      <w:pPr>
        <w:numPr>
          <w:ilvl w:val="0"/>
          <w:numId w:val="51"/>
        </w:numPr>
        <w:ind w:left="720" w:hanging="360"/>
        <w:rPr/>
      </w:pPr>
      <w:r w:rsidDel="00000000" w:rsidR="00000000" w:rsidRPr="00000000">
        <w:rPr>
          <w:b w:val="1"/>
          <w:rtl w:val="0"/>
        </w:rPr>
        <w:t xml:space="preserve">Transform Data</w:t>
      </w:r>
      <w:r w:rsidDel="00000000" w:rsidR="00000000" w:rsidRPr="00000000">
        <w:rPr>
          <w:rtl w:val="0"/>
        </w:rPr>
        <w:t xml:space="preserve">:</w:t>
      </w:r>
    </w:p>
    <w:p w:rsidR="00000000" w:rsidDel="00000000" w:rsidP="00000000" w:rsidRDefault="00000000" w:rsidRPr="00000000" w14:paraId="0000048A">
      <w:pPr>
        <w:numPr>
          <w:ilvl w:val="1"/>
          <w:numId w:val="51"/>
        </w:numPr>
        <w:ind w:left="1440" w:hanging="360"/>
        <w:rPr/>
      </w:pPr>
      <w:r w:rsidDel="00000000" w:rsidR="00000000" w:rsidRPr="00000000">
        <w:rPr>
          <w:rtl w:val="0"/>
        </w:rPr>
        <w:t xml:space="preserve">Apply transformations such as log transformation for skewed distributions. This can help normalize data and reduce the effect of outliers.</w:t>
      </w:r>
    </w:p>
    <w:p w:rsidR="00000000" w:rsidDel="00000000" w:rsidP="00000000" w:rsidRDefault="00000000" w:rsidRPr="00000000" w14:paraId="0000048B">
      <w:pPr>
        <w:numPr>
          <w:ilvl w:val="0"/>
          <w:numId w:val="51"/>
        </w:numPr>
        <w:ind w:left="720" w:hanging="360"/>
        <w:rPr/>
      </w:pPr>
      <w:r w:rsidDel="00000000" w:rsidR="00000000" w:rsidRPr="00000000">
        <w:rPr>
          <w:b w:val="1"/>
          <w:rtl w:val="0"/>
        </w:rPr>
        <w:t xml:space="preserve">Change the Error Metric</w:t>
      </w:r>
      <w:r w:rsidDel="00000000" w:rsidR="00000000" w:rsidRPr="00000000">
        <w:rPr>
          <w:rtl w:val="0"/>
        </w:rPr>
        <w:t xml:space="preserve">:</w:t>
      </w:r>
    </w:p>
    <w:p w:rsidR="00000000" w:rsidDel="00000000" w:rsidP="00000000" w:rsidRDefault="00000000" w:rsidRPr="00000000" w14:paraId="0000048C">
      <w:pPr>
        <w:numPr>
          <w:ilvl w:val="1"/>
          <w:numId w:val="51"/>
        </w:numPr>
        <w:ind w:left="1440" w:hanging="360"/>
        <w:rPr/>
      </w:pPr>
      <w:r w:rsidDel="00000000" w:rsidR="00000000" w:rsidRPr="00000000">
        <w:rPr>
          <w:rtl w:val="0"/>
        </w:rPr>
        <w:t xml:space="preserve">Use robust error metrics like Mean Absolute Error (MAE) or Huber Loss instead of Mean Squared Error (MSE), as these are less sensitive to large errors caused by outliers.</w:t>
      </w:r>
    </w:p>
    <w:p w:rsidR="00000000" w:rsidDel="00000000" w:rsidP="00000000" w:rsidRDefault="00000000" w:rsidRPr="00000000" w14:paraId="0000048D">
      <w:pPr>
        <w:numPr>
          <w:ilvl w:val="0"/>
          <w:numId w:val="51"/>
        </w:numPr>
        <w:ind w:left="720" w:hanging="360"/>
        <w:rPr/>
      </w:pPr>
      <w:r w:rsidDel="00000000" w:rsidR="00000000" w:rsidRPr="00000000">
        <w:rPr>
          <w:b w:val="1"/>
          <w:rtl w:val="0"/>
        </w:rPr>
        <w:t xml:space="preserve">Remove Outliers (As a Last Resort)</w:t>
      </w:r>
      <w:r w:rsidDel="00000000" w:rsidR="00000000" w:rsidRPr="00000000">
        <w:rPr>
          <w:rtl w:val="0"/>
        </w:rPr>
        <w:t xml:space="preserve">:</w:t>
      </w:r>
    </w:p>
    <w:p w:rsidR="00000000" w:rsidDel="00000000" w:rsidP="00000000" w:rsidRDefault="00000000" w:rsidRPr="00000000" w14:paraId="0000048E">
      <w:pPr>
        <w:numPr>
          <w:ilvl w:val="1"/>
          <w:numId w:val="51"/>
        </w:numPr>
        <w:ind w:left="1440" w:hanging="360"/>
        <w:rPr/>
      </w:pPr>
      <w:r w:rsidDel="00000000" w:rsidR="00000000" w:rsidRPr="00000000">
        <w:rPr>
          <w:rtl w:val="0"/>
        </w:rPr>
        <w:t xml:space="preserve">Only remove outliers if they are confirmed to be anomalies with no meaningful contribution to the model. This step should be considered cautiously since it involves losing information about data variability.</w:t>
      </w:r>
    </w:p>
    <w:p w:rsidR="00000000" w:rsidDel="00000000" w:rsidP="00000000" w:rsidRDefault="00000000" w:rsidRPr="00000000" w14:paraId="0000048F">
      <w:pPr>
        <w:rPr>
          <w:b w:val="1"/>
        </w:rPr>
      </w:pPr>
      <w:r w:rsidDel="00000000" w:rsidR="00000000" w:rsidRPr="00000000">
        <w:rPr>
          <w:b w:val="1"/>
          <w:rtl w:val="0"/>
        </w:rPr>
        <w:t xml:space="preserve">Key Takeaway for Interviewers:</w:t>
      </w:r>
    </w:p>
    <w:p w:rsidR="00000000" w:rsidDel="00000000" w:rsidP="00000000" w:rsidRDefault="00000000" w:rsidRPr="00000000" w14:paraId="00000490">
      <w:pPr>
        <w:rPr/>
      </w:pPr>
      <w:r w:rsidDel="00000000" w:rsidR="00000000" w:rsidRPr="00000000">
        <w:rPr>
          <w:rtl w:val="0"/>
        </w:rPr>
        <w:t xml:space="preserve">The focus should be on systematically addressing outliers rather than immediately discarding them. Mentioning techniques like regularization or robust modeling shows depth in understanding. Always emphasize evaluating the root cause of outliers before taking any action, as this demonstrates thoughtful problem-solving.</w:t>
      </w:r>
    </w:p>
    <w:p w:rsidR="00000000" w:rsidDel="00000000" w:rsidP="00000000" w:rsidRDefault="00000000" w:rsidRPr="00000000" w14:paraId="00000491">
      <w:pPr>
        <w:rPr>
          <w:b w:val="1"/>
        </w:rPr>
      </w:pPr>
      <w:r w:rsidDel="00000000" w:rsidR="00000000" w:rsidRPr="00000000">
        <w:rPr>
          <w:b w:val="1"/>
          <w:rtl w:val="0"/>
        </w:rPr>
        <w:t xml:space="preserve">#7.5: Handling Correlated Predictors in Regression (Interview Perspective)</w:t>
      </w:r>
    </w:p>
    <w:p w:rsidR="00000000" w:rsidDel="00000000" w:rsidP="00000000" w:rsidRDefault="00000000" w:rsidRPr="00000000" w14:paraId="00000492">
      <w:pPr>
        <w:rPr/>
      </w:pPr>
      <w:r w:rsidDel="00000000" w:rsidR="00000000" w:rsidRPr="00000000">
        <w:rPr>
          <w:rtl w:val="0"/>
        </w:rPr>
        <w:t xml:space="preserve">When running a regression model, the presence of correlated predictor variables (multicollinearity) can lead to the following issues:</w:t>
      </w:r>
    </w:p>
    <w:p w:rsidR="00000000" w:rsidDel="00000000" w:rsidP="00000000" w:rsidRDefault="00000000" w:rsidRPr="00000000" w14:paraId="00000493">
      <w:pPr>
        <w:numPr>
          <w:ilvl w:val="0"/>
          <w:numId w:val="52"/>
        </w:numPr>
        <w:ind w:left="720" w:hanging="360"/>
        <w:rPr/>
      </w:pPr>
      <w:r w:rsidDel="00000000" w:rsidR="00000000" w:rsidRPr="00000000">
        <w:rPr>
          <w:b w:val="1"/>
          <w:rtl w:val="0"/>
        </w:rPr>
        <w:t xml:space="preserve">Unstable Coefficient Estimates</w:t>
      </w:r>
      <w:r w:rsidDel="00000000" w:rsidR="00000000" w:rsidRPr="00000000">
        <w:rPr>
          <w:rtl w:val="0"/>
        </w:rPr>
        <w:t xml:space="preserve">:</w:t>
      </w:r>
    </w:p>
    <w:p w:rsidR="00000000" w:rsidDel="00000000" w:rsidP="00000000" w:rsidRDefault="00000000" w:rsidRPr="00000000" w14:paraId="00000494">
      <w:pPr>
        <w:numPr>
          <w:ilvl w:val="1"/>
          <w:numId w:val="52"/>
        </w:numPr>
        <w:ind w:left="1440" w:hanging="360"/>
        <w:rPr/>
      </w:pPr>
      <w:r w:rsidDel="00000000" w:rsidR="00000000" w:rsidRPr="00000000">
        <w:rPr>
          <w:rtl w:val="0"/>
        </w:rPr>
        <w:t xml:space="preserve">The coefficients and their signs may vary dramatically based on the inclusion or exclusion of correlated predictors.</w:t>
      </w:r>
    </w:p>
    <w:p w:rsidR="00000000" w:rsidDel="00000000" w:rsidP="00000000" w:rsidRDefault="00000000" w:rsidRPr="00000000" w14:paraId="00000495">
      <w:pPr>
        <w:numPr>
          <w:ilvl w:val="1"/>
          <w:numId w:val="52"/>
        </w:numPr>
        <w:ind w:left="1440" w:hanging="360"/>
        <w:rPr/>
      </w:pPr>
      <w:r w:rsidDel="00000000" w:rsidR="00000000" w:rsidRPr="00000000">
        <w:rPr>
          <w:rtl w:val="0"/>
        </w:rPr>
        <w:t xml:space="preserve">Confidence intervals may include zero, making it unclear whether the variable is significantly influencing the outcome.</w:t>
      </w:r>
    </w:p>
    <w:p w:rsidR="00000000" w:rsidDel="00000000" w:rsidP="00000000" w:rsidRDefault="00000000" w:rsidRPr="00000000" w14:paraId="00000496">
      <w:pPr>
        <w:numPr>
          <w:ilvl w:val="0"/>
          <w:numId w:val="52"/>
        </w:numPr>
        <w:ind w:left="720" w:hanging="360"/>
        <w:rPr/>
      </w:pPr>
      <w:r w:rsidDel="00000000" w:rsidR="00000000" w:rsidRPr="00000000">
        <w:rPr>
          <w:b w:val="1"/>
          <w:rtl w:val="0"/>
        </w:rPr>
        <w:t xml:space="preserve">Misleading P-Values</w:t>
      </w:r>
      <w:r w:rsidDel="00000000" w:rsidR="00000000" w:rsidRPr="00000000">
        <w:rPr>
          <w:rtl w:val="0"/>
        </w:rPr>
        <w:t xml:space="preserve">:</w:t>
      </w:r>
    </w:p>
    <w:p w:rsidR="00000000" w:rsidDel="00000000" w:rsidP="00000000" w:rsidRDefault="00000000" w:rsidRPr="00000000" w14:paraId="00000497">
      <w:pPr>
        <w:numPr>
          <w:ilvl w:val="1"/>
          <w:numId w:val="52"/>
        </w:numPr>
        <w:ind w:left="1440" w:hanging="360"/>
        <w:rPr/>
      </w:pPr>
      <w:r w:rsidDel="00000000" w:rsidR="00000000" w:rsidRPr="00000000">
        <w:rPr>
          <w:rtl w:val="0"/>
        </w:rPr>
        <w:t xml:space="preserve">Variables that are actually important may show high p-values and appear insignificant due to the shared effect being "split" between correlated predictors.</w:t>
      </w:r>
    </w:p>
    <w:p w:rsidR="00000000" w:rsidDel="00000000" w:rsidP="00000000" w:rsidRDefault="00000000" w:rsidRPr="00000000" w14:paraId="00000498">
      <w:pPr>
        <w:rPr>
          <w:b w:val="1"/>
        </w:rPr>
      </w:pPr>
      <w:r w:rsidDel="00000000" w:rsidR="00000000" w:rsidRPr="00000000">
        <w:rPr>
          <w:b w:val="1"/>
          <w:rtl w:val="0"/>
        </w:rPr>
        <w:t xml:space="preserve">Approaches to Address Correlated Predictors:</w:t>
      </w:r>
    </w:p>
    <w:p w:rsidR="00000000" w:rsidDel="00000000" w:rsidP="00000000" w:rsidRDefault="00000000" w:rsidRPr="00000000" w14:paraId="00000499">
      <w:pPr>
        <w:numPr>
          <w:ilvl w:val="0"/>
          <w:numId w:val="53"/>
        </w:numPr>
        <w:ind w:left="720" w:hanging="360"/>
        <w:rPr/>
      </w:pPr>
      <w:r w:rsidDel="00000000" w:rsidR="00000000" w:rsidRPr="00000000">
        <w:rPr>
          <w:b w:val="1"/>
          <w:rtl w:val="0"/>
        </w:rPr>
        <w:t xml:space="preserve">Remove or Combine Predictors</w:t>
      </w:r>
      <w:r w:rsidDel="00000000" w:rsidR="00000000" w:rsidRPr="00000000">
        <w:rPr>
          <w:rtl w:val="0"/>
        </w:rPr>
        <w:t xml:space="preserve">:</w:t>
      </w:r>
    </w:p>
    <w:p w:rsidR="00000000" w:rsidDel="00000000" w:rsidP="00000000" w:rsidRDefault="00000000" w:rsidRPr="00000000" w14:paraId="0000049A">
      <w:pPr>
        <w:numPr>
          <w:ilvl w:val="1"/>
          <w:numId w:val="53"/>
        </w:numPr>
        <w:ind w:left="1440" w:hanging="360"/>
        <w:rPr/>
      </w:pPr>
      <w:r w:rsidDel="00000000" w:rsidR="00000000" w:rsidRPr="00000000">
        <w:rPr>
          <w:b w:val="1"/>
          <w:rtl w:val="0"/>
        </w:rPr>
        <w:t xml:space="preserve">Understand the Correlation</w:t>
      </w:r>
      <w:r w:rsidDel="00000000" w:rsidR="00000000" w:rsidRPr="00000000">
        <w:rPr>
          <w:rtl w:val="0"/>
        </w:rPr>
        <w:t xml:space="preserve">: Identify whether predictors (e.g., XXX and 2X2X2X) are redundant or whether there are latent variables driving the correlation.</w:t>
      </w:r>
    </w:p>
    <w:p w:rsidR="00000000" w:rsidDel="00000000" w:rsidP="00000000" w:rsidRDefault="00000000" w:rsidRPr="00000000" w14:paraId="0000049B">
      <w:pPr>
        <w:numPr>
          <w:ilvl w:val="1"/>
          <w:numId w:val="53"/>
        </w:numPr>
        <w:ind w:left="1440" w:hanging="360"/>
        <w:rPr/>
      </w:pPr>
      <w:r w:rsidDel="00000000" w:rsidR="00000000" w:rsidRPr="00000000">
        <w:rPr>
          <w:b w:val="1"/>
          <w:rtl w:val="0"/>
        </w:rPr>
        <w:t xml:space="preserve">Remove Predictors</w:t>
      </w:r>
      <w:r w:rsidDel="00000000" w:rsidR="00000000" w:rsidRPr="00000000">
        <w:rPr>
          <w:rtl w:val="0"/>
        </w:rPr>
        <w:t xml:space="preserve">: Exclude extraneous predictors that contribute to multicollinearity.</w:t>
      </w:r>
    </w:p>
    <w:p w:rsidR="00000000" w:rsidDel="00000000" w:rsidP="00000000" w:rsidRDefault="00000000" w:rsidRPr="00000000" w14:paraId="0000049C">
      <w:pPr>
        <w:numPr>
          <w:ilvl w:val="1"/>
          <w:numId w:val="53"/>
        </w:numPr>
        <w:ind w:left="1440" w:hanging="360"/>
        <w:rPr/>
      </w:pPr>
      <w:r w:rsidDel="00000000" w:rsidR="00000000" w:rsidRPr="00000000">
        <w:rPr>
          <w:b w:val="1"/>
          <w:rtl w:val="0"/>
        </w:rPr>
        <w:t xml:space="preserve">Combine Predictors</w:t>
      </w:r>
      <w:r w:rsidDel="00000000" w:rsidR="00000000" w:rsidRPr="00000000">
        <w:rPr>
          <w:rtl w:val="0"/>
        </w:rPr>
        <w:t xml:space="preserve">: Create interaction terms or composite variables (e.g., the product of correlated variables).</w:t>
      </w:r>
    </w:p>
    <w:p w:rsidR="00000000" w:rsidDel="00000000" w:rsidP="00000000" w:rsidRDefault="00000000" w:rsidRPr="00000000" w14:paraId="0000049D">
      <w:pPr>
        <w:numPr>
          <w:ilvl w:val="0"/>
          <w:numId w:val="53"/>
        </w:numPr>
        <w:ind w:left="720" w:hanging="360"/>
        <w:rPr/>
      </w:pPr>
      <w:r w:rsidDel="00000000" w:rsidR="00000000" w:rsidRPr="00000000">
        <w:rPr>
          <w:b w:val="1"/>
          <w:rtl w:val="0"/>
        </w:rPr>
        <w:t xml:space="preserve">Center the Data</w:t>
      </w:r>
      <w:r w:rsidDel="00000000" w:rsidR="00000000" w:rsidRPr="00000000">
        <w:rPr>
          <w:rtl w:val="0"/>
        </w:rPr>
        <w:t xml:space="preserve">:</w:t>
      </w:r>
    </w:p>
    <w:p w:rsidR="00000000" w:rsidDel="00000000" w:rsidP="00000000" w:rsidRDefault="00000000" w:rsidRPr="00000000" w14:paraId="0000049E">
      <w:pPr>
        <w:numPr>
          <w:ilvl w:val="1"/>
          <w:numId w:val="53"/>
        </w:numPr>
        <w:ind w:left="1440" w:hanging="360"/>
        <w:rPr/>
      </w:pPr>
      <w:r w:rsidDel="00000000" w:rsidR="00000000" w:rsidRPr="00000000">
        <w:rPr>
          <w:rtl w:val="0"/>
        </w:rPr>
        <w:t xml:space="preserve">Centering predictors (subtracting the mean) reduces multicollinearity and narrows confidence intervals, making estimates more reliable.</w:t>
      </w:r>
    </w:p>
    <w:p w:rsidR="00000000" w:rsidDel="00000000" w:rsidP="00000000" w:rsidRDefault="00000000" w:rsidRPr="00000000" w14:paraId="0000049F">
      <w:pPr>
        <w:numPr>
          <w:ilvl w:val="0"/>
          <w:numId w:val="53"/>
        </w:numPr>
        <w:ind w:left="720" w:hanging="360"/>
        <w:rPr/>
      </w:pPr>
      <w:r w:rsidDel="00000000" w:rsidR="00000000" w:rsidRPr="00000000">
        <w:rPr>
          <w:b w:val="1"/>
          <w:rtl w:val="0"/>
        </w:rPr>
        <w:t xml:space="preserve">Increase Sample Size</w:t>
      </w:r>
      <w:r w:rsidDel="00000000" w:rsidR="00000000" w:rsidRPr="00000000">
        <w:rPr>
          <w:rtl w:val="0"/>
        </w:rPr>
        <w:t xml:space="preserve">:</w:t>
      </w:r>
    </w:p>
    <w:p w:rsidR="00000000" w:rsidDel="00000000" w:rsidP="00000000" w:rsidRDefault="00000000" w:rsidRPr="00000000" w14:paraId="000004A0">
      <w:pPr>
        <w:numPr>
          <w:ilvl w:val="1"/>
          <w:numId w:val="53"/>
        </w:numPr>
        <w:ind w:left="1440" w:hanging="360"/>
        <w:rPr/>
      </w:pPr>
      <w:r w:rsidDel="00000000" w:rsidR="00000000" w:rsidRPr="00000000">
        <w:rPr>
          <w:rtl w:val="0"/>
        </w:rPr>
        <w:t xml:space="preserve">Collecting more data improves the stability of coefficient estimates and reduces the impact of multicollinearity.</w:t>
      </w:r>
    </w:p>
    <w:p w:rsidR="00000000" w:rsidDel="00000000" w:rsidP="00000000" w:rsidRDefault="00000000" w:rsidRPr="00000000" w14:paraId="000004A1">
      <w:pPr>
        <w:numPr>
          <w:ilvl w:val="0"/>
          <w:numId w:val="53"/>
        </w:numPr>
        <w:ind w:left="720" w:hanging="360"/>
        <w:rPr/>
      </w:pPr>
      <w:r w:rsidDel="00000000" w:rsidR="00000000" w:rsidRPr="00000000">
        <w:rPr>
          <w:b w:val="1"/>
          <w:rtl w:val="0"/>
        </w:rPr>
        <w:t xml:space="preserve">Apply Regularization</w:t>
      </w:r>
      <w:r w:rsidDel="00000000" w:rsidR="00000000" w:rsidRPr="00000000">
        <w:rPr>
          <w:rtl w:val="0"/>
        </w:rPr>
        <w:t xml:space="preserve">:</w:t>
      </w:r>
    </w:p>
    <w:p w:rsidR="00000000" w:rsidDel="00000000" w:rsidP="00000000" w:rsidRDefault="00000000" w:rsidRPr="00000000" w14:paraId="000004A2">
      <w:pPr>
        <w:numPr>
          <w:ilvl w:val="1"/>
          <w:numId w:val="53"/>
        </w:numPr>
        <w:ind w:left="1440" w:hanging="360"/>
        <w:rPr/>
      </w:pPr>
      <w:r w:rsidDel="00000000" w:rsidR="00000000" w:rsidRPr="00000000">
        <w:rPr>
          <w:rtl w:val="0"/>
        </w:rPr>
        <w:t xml:space="preserve">Use methods like </w:t>
      </w:r>
      <w:r w:rsidDel="00000000" w:rsidR="00000000" w:rsidRPr="00000000">
        <w:rPr>
          <w:b w:val="1"/>
          <w:rtl w:val="0"/>
        </w:rPr>
        <w:t xml:space="preserve">Ridge Regression</w:t>
      </w:r>
      <w:r w:rsidDel="00000000" w:rsidR="00000000" w:rsidRPr="00000000">
        <w:rPr>
          <w:rtl w:val="0"/>
        </w:rPr>
        <w:t xml:space="preserve"> or </w:t>
      </w:r>
      <w:r w:rsidDel="00000000" w:rsidR="00000000" w:rsidRPr="00000000">
        <w:rPr>
          <w:b w:val="1"/>
          <w:rtl w:val="0"/>
        </w:rPr>
        <w:t xml:space="preserve">Lasso Regression</w:t>
      </w:r>
      <w:r w:rsidDel="00000000" w:rsidR="00000000" w:rsidRPr="00000000">
        <w:rPr>
          <w:rtl w:val="0"/>
        </w:rPr>
        <w:t xml:space="preserve">, which penalize large coefficients and handle multicollinearity effectively.</w:t>
      </w:r>
    </w:p>
    <w:p w:rsidR="00000000" w:rsidDel="00000000" w:rsidP="00000000" w:rsidRDefault="00000000" w:rsidRPr="00000000" w14:paraId="000004A3">
      <w:pPr>
        <w:rPr>
          <w:b w:val="1"/>
        </w:rPr>
      </w:pPr>
      <w:r w:rsidDel="00000000" w:rsidR="00000000" w:rsidRPr="00000000">
        <w:rPr>
          <w:b w:val="1"/>
          <w:rtl w:val="0"/>
        </w:rPr>
        <w:t xml:space="preserve">Key Steps to Handle Missing Data:</w:t>
      </w:r>
    </w:p>
    <w:p w:rsidR="00000000" w:rsidDel="00000000" w:rsidP="00000000" w:rsidRDefault="00000000" w:rsidRPr="00000000" w14:paraId="000004A4">
      <w:pPr>
        <w:numPr>
          <w:ilvl w:val="0"/>
          <w:numId w:val="54"/>
        </w:numPr>
        <w:ind w:left="720" w:hanging="360"/>
        <w:rPr/>
      </w:pPr>
      <w:r w:rsidDel="00000000" w:rsidR="00000000" w:rsidRPr="00000000">
        <w:rPr>
          <w:b w:val="1"/>
          <w:rtl w:val="0"/>
        </w:rPr>
        <w:t xml:space="preserve">Clarify the Missing Data:</w:t>
      </w:r>
      <w:r w:rsidDel="00000000" w:rsidR="00000000" w:rsidRPr="00000000">
        <w:rPr>
          <w:rtl w:val="0"/>
        </w:rPr>
      </w:r>
    </w:p>
    <w:p w:rsidR="00000000" w:rsidDel="00000000" w:rsidP="00000000" w:rsidRDefault="00000000" w:rsidRPr="00000000" w14:paraId="000004A5">
      <w:pPr>
        <w:numPr>
          <w:ilvl w:val="1"/>
          <w:numId w:val="54"/>
        </w:numPr>
        <w:ind w:left="1440" w:hanging="360"/>
        <w:rPr/>
      </w:pPr>
      <w:r w:rsidDel="00000000" w:rsidR="00000000" w:rsidRPr="00000000">
        <w:rPr>
          <w:rtl w:val="0"/>
        </w:rPr>
        <w:t xml:space="preserve">Begin by understanding the nature of the missing data through clarifying questions:</w:t>
      </w:r>
    </w:p>
    <w:p w:rsidR="00000000" w:rsidDel="00000000" w:rsidP="00000000" w:rsidRDefault="00000000" w:rsidRPr="00000000" w14:paraId="000004A6">
      <w:pPr>
        <w:numPr>
          <w:ilvl w:val="2"/>
          <w:numId w:val="54"/>
        </w:numPr>
        <w:ind w:left="2160" w:hanging="360"/>
        <w:rPr/>
      </w:pPr>
      <w:r w:rsidDel="00000000" w:rsidR="00000000" w:rsidRPr="00000000">
        <w:rPr>
          <w:rtl w:val="0"/>
        </w:rPr>
        <w:t xml:space="preserve">Is the amount of missing data consistent across features?</w:t>
      </w:r>
    </w:p>
    <w:p w:rsidR="00000000" w:rsidDel="00000000" w:rsidP="00000000" w:rsidRDefault="00000000" w:rsidRPr="00000000" w14:paraId="000004A7">
      <w:pPr>
        <w:numPr>
          <w:ilvl w:val="2"/>
          <w:numId w:val="54"/>
        </w:numPr>
        <w:ind w:left="2160" w:hanging="360"/>
        <w:rPr/>
      </w:pPr>
      <w:r w:rsidDel="00000000" w:rsidR="00000000" w:rsidRPr="00000000">
        <w:rPr>
          <w:rtl w:val="0"/>
        </w:rPr>
        <w:t xml:space="preserve">Are the missing values numerical or categorical?</w:t>
      </w:r>
    </w:p>
    <w:p w:rsidR="00000000" w:rsidDel="00000000" w:rsidP="00000000" w:rsidRDefault="00000000" w:rsidRPr="00000000" w14:paraId="000004A8">
      <w:pPr>
        <w:numPr>
          <w:ilvl w:val="2"/>
          <w:numId w:val="54"/>
        </w:numPr>
        <w:ind w:left="2160" w:hanging="360"/>
        <w:rPr/>
      </w:pPr>
      <w:r w:rsidDel="00000000" w:rsidR="00000000" w:rsidRPr="00000000">
        <w:rPr>
          <w:rtl w:val="0"/>
        </w:rPr>
        <w:t xml:space="preserve">How extensive is the missing data (number of features and transactions)?</w:t>
      </w:r>
    </w:p>
    <w:p w:rsidR="00000000" w:rsidDel="00000000" w:rsidP="00000000" w:rsidRDefault="00000000" w:rsidRPr="00000000" w14:paraId="000004A9">
      <w:pPr>
        <w:numPr>
          <w:ilvl w:val="2"/>
          <w:numId w:val="54"/>
        </w:numPr>
        <w:ind w:left="2160" w:hanging="360"/>
        <w:rPr/>
      </w:pPr>
      <w:r w:rsidDel="00000000" w:rsidR="00000000" w:rsidRPr="00000000">
        <w:rPr>
          <w:rtl w:val="0"/>
        </w:rPr>
        <w:t xml:space="preserve">Are there patterns in the missing data, such as specific transaction types with high amounts of missing data?</w:t>
      </w:r>
    </w:p>
    <w:p w:rsidR="00000000" w:rsidDel="00000000" w:rsidP="00000000" w:rsidRDefault="00000000" w:rsidRPr="00000000" w14:paraId="000004AA">
      <w:pPr>
        <w:numPr>
          <w:ilvl w:val="0"/>
          <w:numId w:val="54"/>
        </w:numPr>
        <w:ind w:left="720" w:hanging="360"/>
        <w:rPr/>
      </w:pPr>
      <w:r w:rsidDel="00000000" w:rsidR="00000000" w:rsidRPr="00000000">
        <w:rPr>
          <w:b w:val="1"/>
          <w:rtl w:val="0"/>
        </w:rPr>
        <w:t xml:space="preserve">Classification of Missing Data:</w:t>
      </w:r>
      <w:r w:rsidDel="00000000" w:rsidR="00000000" w:rsidRPr="00000000">
        <w:rPr>
          <w:rtl w:val="0"/>
        </w:rPr>
      </w:r>
    </w:p>
    <w:p w:rsidR="00000000" w:rsidDel="00000000" w:rsidP="00000000" w:rsidRDefault="00000000" w:rsidRPr="00000000" w14:paraId="000004AB">
      <w:pPr>
        <w:numPr>
          <w:ilvl w:val="1"/>
          <w:numId w:val="54"/>
        </w:numPr>
        <w:ind w:left="1440" w:hanging="360"/>
        <w:rPr/>
      </w:pPr>
      <w:r w:rsidDel="00000000" w:rsidR="00000000" w:rsidRPr="00000000">
        <w:rPr>
          <w:rtl w:val="0"/>
        </w:rPr>
        <w:t xml:space="preserve">Identify the category of missing data to guide the handling strategy:</w:t>
      </w:r>
    </w:p>
    <w:p w:rsidR="00000000" w:rsidDel="00000000" w:rsidP="00000000" w:rsidRDefault="00000000" w:rsidRPr="00000000" w14:paraId="000004AC">
      <w:pPr>
        <w:numPr>
          <w:ilvl w:val="2"/>
          <w:numId w:val="54"/>
        </w:numPr>
        <w:ind w:left="2160" w:hanging="360"/>
        <w:rPr/>
      </w:pPr>
      <w:r w:rsidDel="00000000" w:rsidR="00000000" w:rsidRPr="00000000">
        <w:rPr>
          <w:b w:val="1"/>
          <w:rtl w:val="0"/>
        </w:rPr>
        <w:t xml:space="preserve">MCAR (Missing Completely at Random):</w:t>
      </w:r>
      <w:r w:rsidDel="00000000" w:rsidR="00000000" w:rsidRPr="00000000">
        <w:rPr>
          <w:rtl w:val="0"/>
        </w:rPr>
        <w:t xml:space="preserve"> The probability of data being missing is unrelated to any specific observed or unobserved data.</w:t>
      </w:r>
    </w:p>
    <w:p w:rsidR="00000000" w:rsidDel="00000000" w:rsidP="00000000" w:rsidRDefault="00000000" w:rsidRPr="00000000" w14:paraId="000004AD">
      <w:pPr>
        <w:numPr>
          <w:ilvl w:val="2"/>
          <w:numId w:val="54"/>
        </w:numPr>
        <w:ind w:left="2160" w:hanging="360"/>
        <w:rPr/>
      </w:pPr>
      <w:r w:rsidDel="00000000" w:rsidR="00000000" w:rsidRPr="00000000">
        <w:rPr>
          <w:b w:val="1"/>
          <w:rtl w:val="0"/>
        </w:rPr>
        <w:t xml:space="preserve">MAR (Missing at Random):</w:t>
      </w:r>
      <w:r w:rsidDel="00000000" w:rsidR="00000000" w:rsidRPr="00000000">
        <w:rPr>
          <w:rtl w:val="0"/>
        </w:rPr>
        <w:t xml:space="preserve"> The probability of missing data is related to observed data but not the missing data itself.</w:t>
      </w:r>
    </w:p>
    <w:p w:rsidR="00000000" w:rsidDel="00000000" w:rsidP="00000000" w:rsidRDefault="00000000" w:rsidRPr="00000000" w14:paraId="000004AE">
      <w:pPr>
        <w:numPr>
          <w:ilvl w:val="2"/>
          <w:numId w:val="54"/>
        </w:numPr>
        <w:ind w:left="2160" w:hanging="360"/>
        <w:rPr/>
      </w:pPr>
      <w:r w:rsidDel="00000000" w:rsidR="00000000" w:rsidRPr="00000000">
        <w:rPr>
          <w:b w:val="1"/>
          <w:rtl w:val="0"/>
        </w:rPr>
        <w:t xml:space="preserve">NMAR (Not Missing at Random):</w:t>
      </w:r>
      <w:r w:rsidDel="00000000" w:rsidR="00000000" w:rsidRPr="00000000">
        <w:rPr>
          <w:rtl w:val="0"/>
        </w:rPr>
        <w:t xml:space="preserve"> The missing data depends on factors that aren't observed or measured.</w:t>
      </w:r>
    </w:p>
    <w:p w:rsidR="00000000" w:rsidDel="00000000" w:rsidP="00000000" w:rsidRDefault="00000000" w:rsidRPr="00000000" w14:paraId="000004AF">
      <w:pPr>
        <w:rPr>
          <w:b w:val="1"/>
        </w:rPr>
      </w:pPr>
      <w:r w:rsidDel="00000000" w:rsidR="00000000" w:rsidRPr="00000000">
        <w:rPr>
          <w:b w:val="1"/>
          <w:rtl w:val="0"/>
        </w:rPr>
        <w:t xml:space="preserve">Interview Takeaway:</w:t>
      </w:r>
    </w:p>
    <w:p w:rsidR="00000000" w:rsidDel="00000000" w:rsidP="00000000" w:rsidRDefault="00000000" w:rsidRPr="00000000" w14:paraId="000004B0">
      <w:pPr>
        <w:numPr>
          <w:ilvl w:val="0"/>
          <w:numId w:val="55"/>
        </w:numPr>
        <w:ind w:left="720" w:hanging="360"/>
        <w:rPr/>
      </w:pPr>
      <w:r w:rsidDel="00000000" w:rsidR="00000000" w:rsidRPr="00000000">
        <w:rPr>
          <w:rtl w:val="0"/>
        </w:rPr>
        <w:t xml:space="preserve">Emphasize context-driven analysis for addressing missing data.</w:t>
      </w:r>
    </w:p>
    <w:p w:rsidR="00000000" w:rsidDel="00000000" w:rsidP="00000000" w:rsidRDefault="00000000" w:rsidRPr="00000000" w14:paraId="000004B1">
      <w:pPr>
        <w:numPr>
          <w:ilvl w:val="0"/>
          <w:numId w:val="55"/>
        </w:numPr>
        <w:ind w:left="720" w:hanging="360"/>
        <w:rPr/>
      </w:pPr>
      <w:r w:rsidDel="00000000" w:rsidR="00000000" w:rsidRPr="00000000">
        <w:rPr>
          <w:rtl w:val="0"/>
        </w:rPr>
        <w:t xml:space="preserve">Highlight the importance of identifying patterns and types of missingness (MCAR, MAR, NMAR) to implement appropriate imputation or handling strategies.</w:t>
      </w:r>
    </w:p>
    <w:p w:rsidR="00000000" w:rsidDel="00000000" w:rsidP="00000000" w:rsidRDefault="00000000" w:rsidRPr="00000000" w14:paraId="000004B2">
      <w:pPr>
        <w:numPr>
          <w:ilvl w:val="0"/>
          <w:numId w:val="55"/>
        </w:numPr>
        <w:ind w:left="720" w:hanging="360"/>
        <w:rPr/>
      </w:pPr>
      <w:r w:rsidDel="00000000" w:rsidR="00000000" w:rsidRPr="00000000">
        <w:rPr>
          <w:rtl w:val="0"/>
        </w:rPr>
        <w:t xml:space="preserve">Show a logical, data-driven approach to investigating and resolving the issue, which demonstrates analytical depth and domain understanding.</w:t>
      </w:r>
    </w:p>
    <w:p w:rsidR="00000000" w:rsidDel="00000000" w:rsidP="00000000" w:rsidRDefault="00000000" w:rsidRPr="00000000" w14:paraId="000004B3">
      <w:pPr>
        <w:rPr/>
      </w:pPr>
      <w:r w:rsidDel="00000000" w:rsidR="00000000" w:rsidRPr="00000000">
        <w:rPr>
          <w:rtl w:val="0"/>
        </w:rPr>
        <w:t xml:space="preserve">This framework shows an interviewer you can systematically tackle co</w:t>
      </w:r>
    </w:p>
    <w:p w:rsidR="00000000" w:rsidDel="00000000" w:rsidP="00000000" w:rsidRDefault="00000000" w:rsidRPr="00000000" w14:paraId="000004B4">
      <w:pPr>
        <w:rPr>
          <w:b w:val="1"/>
        </w:rPr>
      </w:pPr>
      <w:r w:rsidDel="00000000" w:rsidR="00000000" w:rsidRPr="00000000">
        <w:rPr>
          <w:b w:val="1"/>
          <w:rtl w:val="0"/>
        </w:rPr>
        <w:t xml:space="preserve">Steps to Handle Missing Data:</w:t>
      </w:r>
    </w:p>
    <w:p w:rsidR="00000000" w:rsidDel="00000000" w:rsidP="00000000" w:rsidRDefault="00000000" w:rsidRPr="00000000" w14:paraId="000004B5">
      <w:pPr>
        <w:rPr>
          <w:b w:val="1"/>
        </w:rPr>
      </w:pPr>
      <w:r w:rsidDel="00000000" w:rsidR="00000000" w:rsidRPr="00000000">
        <w:rPr>
          <w:b w:val="1"/>
          <w:rtl w:val="0"/>
        </w:rPr>
        <w:t xml:space="preserve">Step 2: Establish a Baseline</w:t>
      </w:r>
    </w:p>
    <w:p w:rsidR="00000000" w:rsidDel="00000000" w:rsidP="00000000" w:rsidRDefault="00000000" w:rsidRPr="00000000" w14:paraId="000004B6">
      <w:pPr>
        <w:numPr>
          <w:ilvl w:val="0"/>
          <w:numId w:val="57"/>
        </w:numPr>
        <w:ind w:left="720" w:hanging="360"/>
        <w:rPr/>
      </w:pPr>
      <w:r w:rsidDel="00000000" w:rsidR="00000000" w:rsidRPr="00000000">
        <w:rPr>
          <w:rtl w:val="0"/>
        </w:rPr>
        <w:t xml:space="preserve">A good approach begins by evaluating whether missing data significantly impacts the model's performance or business goals:</w:t>
      </w:r>
    </w:p>
    <w:p w:rsidR="00000000" w:rsidDel="00000000" w:rsidP="00000000" w:rsidRDefault="00000000" w:rsidRPr="00000000" w14:paraId="000004B7">
      <w:pPr>
        <w:numPr>
          <w:ilvl w:val="1"/>
          <w:numId w:val="57"/>
        </w:numPr>
        <w:ind w:left="1440" w:hanging="360"/>
        <w:rPr/>
      </w:pPr>
      <w:r w:rsidDel="00000000" w:rsidR="00000000" w:rsidRPr="00000000">
        <w:rPr>
          <w:rtl w:val="0"/>
        </w:rPr>
        <w:t xml:space="preserve">Example: If missing data relates to user behavior, such as IP addresses, it might affect fraud detection performance.</w:t>
      </w:r>
    </w:p>
    <w:p w:rsidR="00000000" w:rsidDel="00000000" w:rsidP="00000000" w:rsidRDefault="00000000" w:rsidRPr="00000000" w14:paraId="000004B8">
      <w:pPr>
        <w:numPr>
          <w:ilvl w:val="1"/>
          <w:numId w:val="57"/>
        </w:numPr>
        <w:ind w:left="1440" w:hanging="360"/>
        <w:rPr/>
      </w:pPr>
      <w:r w:rsidDel="00000000" w:rsidR="00000000" w:rsidRPr="00000000">
        <w:rPr>
          <w:rtl w:val="0"/>
        </w:rPr>
        <w:t xml:space="preserve">In contrast, missing irrelevant features (e.g., user’s middle name) may not significantly impact the results.</w:t>
      </w:r>
    </w:p>
    <w:p w:rsidR="00000000" w:rsidDel="00000000" w:rsidP="00000000" w:rsidRDefault="00000000" w:rsidRPr="00000000" w14:paraId="000004B9">
      <w:pPr>
        <w:numPr>
          <w:ilvl w:val="0"/>
          <w:numId w:val="57"/>
        </w:numPr>
        <w:ind w:left="720" w:hanging="360"/>
        <w:rPr/>
      </w:pPr>
      <w:r w:rsidDel="00000000" w:rsidR="00000000" w:rsidRPr="00000000">
        <w:rPr>
          <w:rtl w:val="0"/>
        </w:rPr>
        <w:t xml:space="preserve">Consider building a baseline model that doesn't address missing data. This helps establish if imputing missing data is necessary.</w:t>
      </w:r>
    </w:p>
    <w:p w:rsidR="00000000" w:rsidDel="00000000" w:rsidP="00000000" w:rsidRDefault="00000000" w:rsidRPr="00000000" w14:paraId="000004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B">
      <w:pPr>
        <w:rPr>
          <w:b w:val="1"/>
        </w:rPr>
      </w:pPr>
      <w:r w:rsidDel="00000000" w:rsidR="00000000" w:rsidRPr="00000000">
        <w:rPr>
          <w:b w:val="1"/>
          <w:rtl w:val="0"/>
        </w:rPr>
        <w:t xml:space="preserve">Step 3: Impute Missing Data</w:t>
      </w:r>
    </w:p>
    <w:p w:rsidR="00000000" w:rsidDel="00000000" w:rsidP="00000000" w:rsidRDefault="00000000" w:rsidRPr="00000000" w14:paraId="000004BC">
      <w:pPr>
        <w:numPr>
          <w:ilvl w:val="0"/>
          <w:numId w:val="58"/>
        </w:numPr>
        <w:ind w:left="720" w:hanging="360"/>
        <w:rPr/>
      </w:pPr>
      <w:r w:rsidDel="00000000" w:rsidR="00000000" w:rsidRPr="00000000">
        <w:rPr>
          <w:b w:val="1"/>
          <w:rtl w:val="0"/>
        </w:rPr>
        <w:t xml:space="preserve">Techniques for Imputation:</w:t>
      </w:r>
      <w:r w:rsidDel="00000000" w:rsidR="00000000" w:rsidRPr="00000000">
        <w:rPr>
          <w:rtl w:val="0"/>
        </w:rPr>
      </w:r>
    </w:p>
    <w:p w:rsidR="00000000" w:rsidDel="00000000" w:rsidP="00000000" w:rsidRDefault="00000000" w:rsidRPr="00000000" w14:paraId="000004BD">
      <w:pPr>
        <w:numPr>
          <w:ilvl w:val="1"/>
          <w:numId w:val="58"/>
        </w:numPr>
        <w:ind w:left="1440" w:hanging="360"/>
        <w:rPr/>
      </w:pPr>
      <w:r w:rsidDel="00000000" w:rsidR="00000000" w:rsidRPr="00000000">
        <w:rPr>
          <w:rtl w:val="0"/>
        </w:rPr>
        <w:t xml:space="preserve">For continuous features: Use mean or median values.</w:t>
      </w:r>
    </w:p>
    <w:p w:rsidR="00000000" w:rsidDel="00000000" w:rsidP="00000000" w:rsidRDefault="00000000" w:rsidRPr="00000000" w14:paraId="000004BE">
      <w:pPr>
        <w:numPr>
          <w:ilvl w:val="1"/>
          <w:numId w:val="58"/>
        </w:numPr>
        <w:ind w:left="1440" w:hanging="360"/>
        <w:rPr/>
      </w:pPr>
      <w:r w:rsidDel="00000000" w:rsidR="00000000" w:rsidRPr="00000000">
        <w:rPr>
          <w:rtl w:val="0"/>
        </w:rPr>
        <w:t xml:space="preserve">For categorical data: Use the most common category or nearest neighbors.</w:t>
      </w:r>
    </w:p>
    <w:p w:rsidR="00000000" w:rsidDel="00000000" w:rsidP="00000000" w:rsidRDefault="00000000" w:rsidRPr="00000000" w14:paraId="000004BF">
      <w:pPr>
        <w:numPr>
          <w:ilvl w:val="0"/>
          <w:numId w:val="58"/>
        </w:numPr>
        <w:ind w:left="720" w:hanging="360"/>
        <w:rPr/>
      </w:pPr>
      <w:r w:rsidDel="00000000" w:rsidR="00000000" w:rsidRPr="00000000">
        <w:rPr>
          <w:b w:val="1"/>
          <w:rtl w:val="0"/>
        </w:rPr>
        <w:t xml:space="preserve">Limitations:</w:t>
      </w:r>
      <w:r w:rsidDel="00000000" w:rsidR="00000000" w:rsidRPr="00000000">
        <w:rPr>
          <w:rtl w:val="0"/>
        </w:rPr>
      </w:r>
    </w:p>
    <w:p w:rsidR="00000000" w:rsidDel="00000000" w:rsidP="00000000" w:rsidRDefault="00000000" w:rsidRPr="00000000" w14:paraId="000004C0">
      <w:pPr>
        <w:numPr>
          <w:ilvl w:val="1"/>
          <w:numId w:val="58"/>
        </w:numPr>
        <w:ind w:left="1440" w:hanging="360"/>
        <w:rPr/>
      </w:pPr>
      <w:r w:rsidDel="00000000" w:rsidR="00000000" w:rsidRPr="00000000">
        <w:rPr>
          <w:rtl w:val="0"/>
        </w:rPr>
        <w:t xml:space="preserve">Imputation doesn’t account for correlations between missing and existing features.</w:t>
      </w:r>
    </w:p>
    <w:p w:rsidR="00000000" w:rsidDel="00000000" w:rsidP="00000000" w:rsidRDefault="00000000" w:rsidRPr="00000000" w14:paraId="000004C1">
      <w:pPr>
        <w:numPr>
          <w:ilvl w:val="1"/>
          <w:numId w:val="58"/>
        </w:numPr>
        <w:ind w:left="1440" w:hanging="360"/>
        <w:rPr/>
      </w:pPr>
      <w:r w:rsidDel="00000000" w:rsidR="00000000" w:rsidRPr="00000000">
        <w:rPr>
          <w:rtl w:val="0"/>
        </w:rPr>
        <w:t xml:space="preserve">Some data, like transaction-specific details, might not align neatly with imputed values.</w:t>
      </w:r>
    </w:p>
    <w:p w:rsidR="00000000" w:rsidDel="00000000" w:rsidP="00000000" w:rsidRDefault="00000000" w:rsidRPr="00000000" w14:paraId="000004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3">
      <w:pPr>
        <w:rPr>
          <w:b w:val="1"/>
        </w:rPr>
      </w:pPr>
      <w:r w:rsidDel="00000000" w:rsidR="00000000" w:rsidRPr="00000000">
        <w:rPr>
          <w:b w:val="1"/>
          <w:rtl w:val="0"/>
        </w:rPr>
        <w:t xml:space="preserve">Step 4: Check Performance with Imputed Data</w:t>
      </w:r>
    </w:p>
    <w:p w:rsidR="00000000" w:rsidDel="00000000" w:rsidP="00000000" w:rsidRDefault="00000000" w:rsidRPr="00000000" w14:paraId="000004C4">
      <w:pPr>
        <w:numPr>
          <w:ilvl w:val="0"/>
          <w:numId w:val="59"/>
        </w:numPr>
        <w:ind w:left="720" w:hanging="360"/>
        <w:rPr/>
      </w:pPr>
      <w:r w:rsidDel="00000000" w:rsidR="00000000" w:rsidRPr="00000000">
        <w:rPr>
          <w:rtl w:val="0"/>
        </w:rPr>
        <w:t xml:space="preserve">After imputing data, validate the model's performance:</w:t>
      </w:r>
    </w:p>
    <w:p w:rsidR="00000000" w:rsidDel="00000000" w:rsidP="00000000" w:rsidRDefault="00000000" w:rsidRPr="00000000" w14:paraId="000004C5">
      <w:pPr>
        <w:numPr>
          <w:ilvl w:val="1"/>
          <w:numId w:val="59"/>
        </w:numPr>
        <w:ind w:left="1440" w:hanging="360"/>
        <w:rPr/>
      </w:pPr>
      <w:r w:rsidDel="00000000" w:rsidR="00000000" w:rsidRPr="00000000">
        <w:rPr>
          <w:rtl w:val="0"/>
        </w:rPr>
        <w:t xml:space="preserve">Use cross-validation to compare results between the original dataset and the one with imputed values.</w:t>
      </w:r>
    </w:p>
    <w:p w:rsidR="00000000" w:rsidDel="00000000" w:rsidP="00000000" w:rsidRDefault="00000000" w:rsidRPr="00000000" w14:paraId="000004C6">
      <w:pPr>
        <w:numPr>
          <w:ilvl w:val="1"/>
          <w:numId w:val="59"/>
        </w:numPr>
        <w:ind w:left="1440" w:hanging="360"/>
        <w:rPr/>
      </w:pPr>
      <w:r w:rsidDel="00000000" w:rsidR="00000000" w:rsidRPr="00000000">
        <w:rPr>
          <w:rtl w:val="0"/>
        </w:rPr>
        <w:t xml:space="preserve">If imputation adds valuable information, performance should improve. If not, consider dropping the missing data.</w:t>
      </w:r>
    </w:p>
    <w:p w:rsidR="00000000" w:rsidDel="00000000" w:rsidP="00000000" w:rsidRDefault="00000000" w:rsidRPr="00000000" w14:paraId="000004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8">
      <w:pPr>
        <w:rPr>
          <w:b w:val="1"/>
        </w:rPr>
      </w:pPr>
      <w:r w:rsidDel="00000000" w:rsidR="00000000" w:rsidRPr="00000000">
        <w:rPr>
          <w:b w:val="1"/>
          <w:rtl w:val="0"/>
        </w:rPr>
        <w:t xml:space="preserve">Step 5: Other Approaches for Missing Data</w:t>
      </w:r>
    </w:p>
    <w:p w:rsidR="00000000" w:rsidDel="00000000" w:rsidP="00000000" w:rsidRDefault="00000000" w:rsidRPr="00000000" w14:paraId="000004C9">
      <w:pPr>
        <w:numPr>
          <w:ilvl w:val="0"/>
          <w:numId w:val="60"/>
        </w:numPr>
        <w:ind w:left="720" w:hanging="360"/>
        <w:rPr/>
      </w:pPr>
      <w:r w:rsidDel="00000000" w:rsidR="00000000" w:rsidRPr="00000000">
        <w:rPr>
          <w:rtl w:val="0"/>
        </w:rPr>
        <w:t xml:space="preserve">Think creatively about filling in gaps:</w:t>
      </w:r>
    </w:p>
    <w:p w:rsidR="00000000" w:rsidDel="00000000" w:rsidP="00000000" w:rsidRDefault="00000000" w:rsidRPr="00000000" w14:paraId="000004CA">
      <w:pPr>
        <w:numPr>
          <w:ilvl w:val="1"/>
          <w:numId w:val="60"/>
        </w:numPr>
        <w:ind w:left="1440" w:hanging="360"/>
        <w:rPr/>
      </w:pPr>
      <w:r w:rsidDel="00000000" w:rsidR="00000000" w:rsidRPr="00000000">
        <w:rPr>
          <w:rtl w:val="0"/>
        </w:rPr>
        <w:t xml:space="preserve">Use external datasets. For example, missing business information (e.g., address type) can sometimes be filled using third-party resources like business directories.</w:t>
      </w:r>
    </w:p>
    <w:p w:rsidR="00000000" w:rsidDel="00000000" w:rsidP="00000000" w:rsidRDefault="00000000" w:rsidRPr="00000000" w14:paraId="000004CB">
      <w:pPr>
        <w:numPr>
          <w:ilvl w:val="1"/>
          <w:numId w:val="60"/>
        </w:numPr>
        <w:ind w:left="1440" w:hanging="360"/>
        <w:rPr/>
      </w:pPr>
      <w:r w:rsidDel="00000000" w:rsidR="00000000" w:rsidRPr="00000000">
        <w:rPr>
          <w:rtl w:val="0"/>
        </w:rPr>
        <w:t xml:space="preserve">Consider feature engineering or integrating data from additional sources to supplement the missing information.</w:t>
      </w:r>
    </w:p>
    <w:p w:rsidR="00000000" w:rsidDel="00000000" w:rsidP="00000000" w:rsidRDefault="00000000" w:rsidRPr="00000000" w14:paraId="000004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D">
      <w:pPr>
        <w:rPr>
          <w:b w:val="1"/>
        </w:rPr>
      </w:pPr>
      <w:r w:rsidDel="00000000" w:rsidR="00000000" w:rsidRPr="00000000">
        <w:rPr>
          <w:b w:val="1"/>
          <w:rtl w:val="0"/>
        </w:rPr>
        <w:t xml:space="preserve">Key Takeaway (Interviewer Perspective):</w:t>
      </w:r>
    </w:p>
    <w:p w:rsidR="00000000" w:rsidDel="00000000" w:rsidP="00000000" w:rsidRDefault="00000000" w:rsidRPr="00000000" w14:paraId="000004CE">
      <w:pPr>
        <w:rPr/>
      </w:pPr>
      <w:r w:rsidDel="00000000" w:rsidR="00000000" w:rsidRPr="00000000">
        <w:rPr>
          <w:rtl w:val="0"/>
        </w:rPr>
        <w:t xml:space="preserve">This structured framework demonstrates:</w:t>
      </w:r>
    </w:p>
    <w:p w:rsidR="00000000" w:rsidDel="00000000" w:rsidP="00000000" w:rsidRDefault="00000000" w:rsidRPr="00000000" w14:paraId="000004CF">
      <w:pPr>
        <w:numPr>
          <w:ilvl w:val="0"/>
          <w:numId w:val="61"/>
        </w:numPr>
        <w:ind w:left="720" w:hanging="360"/>
        <w:rPr/>
      </w:pPr>
      <w:r w:rsidDel="00000000" w:rsidR="00000000" w:rsidRPr="00000000">
        <w:rPr>
          <w:b w:val="1"/>
          <w:rtl w:val="0"/>
        </w:rPr>
        <w:t xml:space="preserve">Critical Thinking:</w:t>
      </w:r>
      <w:r w:rsidDel="00000000" w:rsidR="00000000" w:rsidRPr="00000000">
        <w:rPr>
          <w:rtl w:val="0"/>
        </w:rPr>
        <w:t xml:space="preserve"> Identifying when missing data impacts the model's objectives.</w:t>
      </w:r>
    </w:p>
    <w:p w:rsidR="00000000" w:rsidDel="00000000" w:rsidP="00000000" w:rsidRDefault="00000000" w:rsidRPr="00000000" w14:paraId="000004D0">
      <w:pPr>
        <w:numPr>
          <w:ilvl w:val="0"/>
          <w:numId w:val="61"/>
        </w:numPr>
        <w:ind w:left="720" w:hanging="360"/>
        <w:rPr/>
      </w:pPr>
      <w:r w:rsidDel="00000000" w:rsidR="00000000" w:rsidRPr="00000000">
        <w:rPr>
          <w:b w:val="1"/>
          <w:rtl w:val="0"/>
        </w:rPr>
        <w:t xml:space="preserve">Technical Proficiency:</w:t>
      </w:r>
      <w:r w:rsidDel="00000000" w:rsidR="00000000" w:rsidRPr="00000000">
        <w:rPr>
          <w:rtl w:val="0"/>
        </w:rPr>
        <w:t xml:space="preserve"> Applying imputation and validation techniques effectively.</w:t>
      </w:r>
    </w:p>
    <w:p w:rsidR="00000000" w:rsidDel="00000000" w:rsidP="00000000" w:rsidRDefault="00000000" w:rsidRPr="00000000" w14:paraId="000004D1">
      <w:pPr>
        <w:numPr>
          <w:ilvl w:val="0"/>
          <w:numId w:val="61"/>
        </w:numPr>
        <w:ind w:left="720" w:hanging="360"/>
        <w:rPr/>
      </w:pPr>
      <w:r w:rsidDel="00000000" w:rsidR="00000000" w:rsidRPr="00000000">
        <w:rPr>
          <w:b w:val="1"/>
          <w:rtl w:val="0"/>
        </w:rPr>
        <w:t xml:space="preserve">Creativity:</w:t>
      </w:r>
      <w:r w:rsidDel="00000000" w:rsidR="00000000" w:rsidRPr="00000000">
        <w:rPr>
          <w:rtl w:val="0"/>
        </w:rPr>
        <w:t xml:space="preserve"> Exploring external datasets and alternative data strategies</w:t>
      </w:r>
    </w:p>
    <w:p w:rsidR="00000000" w:rsidDel="00000000" w:rsidP="00000000" w:rsidRDefault="00000000" w:rsidRPr="00000000" w14:paraId="000004D2">
      <w:pPr>
        <w:rPr>
          <w:b w:val="1"/>
        </w:rPr>
      </w:pPr>
      <w:r w:rsidDel="00000000" w:rsidR="00000000" w:rsidRPr="00000000">
        <w:rPr>
          <w:b w:val="1"/>
          <w:rtl w:val="0"/>
        </w:rPr>
        <w:t xml:space="preserve">Solution #7.8: Improving Logistic Regression Performance</w:t>
      </w:r>
    </w:p>
    <w:p w:rsidR="00000000" w:rsidDel="00000000" w:rsidP="00000000" w:rsidRDefault="00000000" w:rsidRPr="00000000" w14:paraId="000004D3">
      <w:pPr>
        <w:numPr>
          <w:ilvl w:val="0"/>
          <w:numId w:val="62"/>
        </w:numPr>
        <w:ind w:left="720" w:hanging="360"/>
        <w:rPr/>
      </w:pPr>
      <w:r w:rsidDel="00000000" w:rsidR="00000000" w:rsidRPr="00000000">
        <w:rPr>
          <w:b w:val="1"/>
          <w:rtl w:val="0"/>
        </w:rPr>
        <w:t xml:space="preserve">Normalizing Features</w:t>
      </w:r>
      <w:r w:rsidDel="00000000" w:rsidR="00000000" w:rsidRPr="00000000">
        <w:rPr>
          <w:rtl w:val="0"/>
        </w:rPr>
        <w:t xml:space="preserve">:</w:t>
      </w:r>
    </w:p>
    <w:p w:rsidR="00000000" w:rsidDel="00000000" w:rsidP="00000000" w:rsidRDefault="00000000" w:rsidRPr="00000000" w14:paraId="000004D4">
      <w:pPr>
        <w:numPr>
          <w:ilvl w:val="1"/>
          <w:numId w:val="62"/>
        </w:numPr>
        <w:ind w:left="1440" w:hanging="360"/>
        <w:rPr/>
      </w:pPr>
      <w:r w:rsidDel="00000000" w:rsidR="00000000" w:rsidRPr="00000000">
        <w:rPr>
          <w:rtl w:val="0"/>
        </w:rPr>
        <w:t xml:space="preserve">Ensure feature scales are standardized to prevent certain weights from dominating the model.</w:t>
      </w:r>
    </w:p>
    <w:p w:rsidR="00000000" w:rsidDel="00000000" w:rsidP="00000000" w:rsidRDefault="00000000" w:rsidRPr="00000000" w14:paraId="000004D5">
      <w:pPr>
        <w:numPr>
          <w:ilvl w:val="0"/>
          <w:numId w:val="62"/>
        </w:numPr>
        <w:ind w:left="720" w:hanging="360"/>
        <w:rPr/>
      </w:pPr>
      <w:r w:rsidDel="00000000" w:rsidR="00000000" w:rsidRPr="00000000">
        <w:rPr>
          <w:b w:val="1"/>
          <w:rtl w:val="0"/>
        </w:rPr>
        <w:t xml:space="preserve">Adding Additional Features</w:t>
      </w:r>
      <w:r w:rsidDel="00000000" w:rsidR="00000000" w:rsidRPr="00000000">
        <w:rPr>
          <w:rtl w:val="0"/>
        </w:rPr>
        <w:t xml:space="preserve">:</w:t>
      </w:r>
    </w:p>
    <w:p w:rsidR="00000000" w:rsidDel="00000000" w:rsidP="00000000" w:rsidRDefault="00000000" w:rsidRPr="00000000" w14:paraId="000004D6">
      <w:pPr>
        <w:numPr>
          <w:ilvl w:val="1"/>
          <w:numId w:val="62"/>
        </w:numPr>
        <w:ind w:left="1440" w:hanging="360"/>
        <w:rPr/>
      </w:pPr>
      <w:r w:rsidDel="00000000" w:rsidR="00000000" w:rsidRPr="00000000">
        <w:rPr>
          <w:rtl w:val="0"/>
        </w:rPr>
        <w:t xml:space="preserve">For problems with high bias, incorporate more meaningful features to improve predictive power.</w:t>
      </w:r>
    </w:p>
    <w:p w:rsidR="00000000" w:rsidDel="00000000" w:rsidP="00000000" w:rsidRDefault="00000000" w:rsidRPr="00000000" w14:paraId="000004D7">
      <w:pPr>
        <w:numPr>
          <w:ilvl w:val="0"/>
          <w:numId w:val="62"/>
        </w:numPr>
        <w:ind w:left="720" w:hanging="360"/>
        <w:rPr/>
      </w:pPr>
      <w:r w:rsidDel="00000000" w:rsidR="00000000" w:rsidRPr="00000000">
        <w:rPr>
          <w:b w:val="1"/>
          <w:rtl w:val="0"/>
        </w:rPr>
        <w:t xml:space="preserve">Addressing Outliers</w:t>
      </w:r>
      <w:r w:rsidDel="00000000" w:rsidR="00000000" w:rsidRPr="00000000">
        <w:rPr>
          <w:rtl w:val="0"/>
        </w:rPr>
        <w:t xml:space="preserve">:</w:t>
      </w:r>
    </w:p>
    <w:p w:rsidR="00000000" w:rsidDel="00000000" w:rsidP="00000000" w:rsidRDefault="00000000" w:rsidRPr="00000000" w14:paraId="000004D8">
      <w:pPr>
        <w:numPr>
          <w:ilvl w:val="1"/>
          <w:numId w:val="62"/>
        </w:numPr>
        <w:ind w:left="1440" w:hanging="360"/>
        <w:rPr/>
      </w:pPr>
      <w:r w:rsidDel="00000000" w:rsidR="00000000" w:rsidRPr="00000000">
        <w:rPr>
          <w:rtl w:val="0"/>
        </w:rPr>
        <w:t xml:space="preserve">Detect and determine whether outliers should be removed or retained, depending on their impact.</w:t>
      </w:r>
    </w:p>
    <w:p w:rsidR="00000000" w:rsidDel="00000000" w:rsidP="00000000" w:rsidRDefault="00000000" w:rsidRPr="00000000" w14:paraId="000004D9">
      <w:pPr>
        <w:numPr>
          <w:ilvl w:val="0"/>
          <w:numId w:val="62"/>
        </w:numPr>
        <w:ind w:left="720" w:hanging="360"/>
        <w:rPr/>
      </w:pPr>
      <w:r w:rsidDel="00000000" w:rsidR="00000000" w:rsidRPr="00000000">
        <w:rPr>
          <w:b w:val="1"/>
          <w:rtl w:val="0"/>
        </w:rPr>
        <w:t xml:space="preserve">Selecting Variables</w:t>
      </w:r>
      <w:r w:rsidDel="00000000" w:rsidR="00000000" w:rsidRPr="00000000">
        <w:rPr>
          <w:rtl w:val="0"/>
        </w:rPr>
        <w:t xml:space="preserve">:</w:t>
      </w:r>
    </w:p>
    <w:p w:rsidR="00000000" w:rsidDel="00000000" w:rsidP="00000000" w:rsidRDefault="00000000" w:rsidRPr="00000000" w14:paraId="000004DA">
      <w:pPr>
        <w:numPr>
          <w:ilvl w:val="1"/>
          <w:numId w:val="62"/>
        </w:numPr>
        <w:ind w:left="1440" w:hanging="360"/>
        <w:rPr/>
      </w:pPr>
      <w:r w:rsidDel="00000000" w:rsidR="00000000" w:rsidRPr="00000000">
        <w:rPr>
          <w:rtl w:val="0"/>
        </w:rPr>
        <w:t xml:space="preserve">Identify variables that introduce noise and remove them to streamline the model.</w:t>
      </w:r>
    </w:p>
    <w:p w:rsidR="00000000" w:rsidDel="00000000" w:rsidP="00000000" w:rsidRDefault="00000000" w:rsidRPr="00000000" w14:paraId="000004DB">
      <w:pPr>
        <w:numPr>
          <w:ilvl w:val="0"/>
          <w:numId w:val="62"/>
        </w:numPr>
        <w:ind w:left="720" w:hanging="360"/>
        <w:rPr/>
      </w:pPr>
      <w:r w:rsidDel="00000000" w:rsidR="00000000" w:rsidRPr="00000000">
        <w:rPr>
          <w:b w:val="1"/>
          <w:rtl w:val="0"/>
        </w:rPr>
        <w:t xml:space="preserve">Cross-Validation and Hyperparameter Tuning</w:t>
      </w:r>
      <w:r w:rsidDel="00000000" w:rsidR="00000000" w:rsidRPr="00000000">
        <w:rPr>
          <w:rtl w:val="0"/>
        </w:rPr>
        <w:t xml:space="preserve">:</w:t>
      </w:r>
    </w:p>
    <w:p w:rsidR="00000000" w:rsidDel="00000000" w:rsidP="00000000" w:rsidRDefault="00000000" w:rsidRPr="00000000" w14:paraId="000004DC">
      <w:pPr>
        <w:numPr>
          <w:ilvl w:val="1"/>
          <w:numId w:val="62"/>
        </w:numPr>
        <w:ind w:left="1440" w:hanging="360"/>
        <w:rPr/>
      </w:pPr>
      <w:r w:rsidDel="00000000" w:rsidR="00000000" w:rsidRPr="00000000">
        <w:rPr>
          <w:rtl w:val="0"/>
        </w:rPr>
        <w:t xml:space="preserve">Use k-fold cross-validation and test different hyperparameters (e.g., adding regularization terms) to optimize the model.</w:t>
      </w:r>
    </w:p>
    <w:p w:rsidR="00000000" w:rsidDel="00000000" w:rsidP="00000000" w:rsidRDefault="00000000" w:rsidRPr="00000000" w14:paraId="000004DD">
      <w:pPr>
        <w:numPr>
          <w:ilvl w:val="0"/>
          <w:numId w:val="62"/>
        </w:numPr>
        <w:ind w:left="720" w:hanging="360"/>
        <w:rPr/>
      </w:pPr>
      <w:r w:rsidDel="00000000" w:rsidR="00000000" w:rsidRPr="00000000">
        <w:rPr>
          <w:b w:val="1"/>
          <w:rtl w:val="0"/>
        </w:rPr>
        <w:t xml:space="preserve">Considering Alternative Models</w:t>
      </w:r>
      <w:r w:rsidDel="00000000" w:rsidR="00000000" w:rsidRPr="00000000">
        <w:rPr>
          <w:rtl w:val="0"/>
        </w:rPr>
        <w:t xml:space="preserve">:</w:t>
      </w:r>
    </w:p>
    <w:p w:rsidR="00000000" w:rsidDel="00000000" w:rsidP="00000000" w:rsidRDefault="00000000" w:rsidRPr="00000000" w14:paraId="000004DE">
      <w:pPr>
        <w:numPr>
          <w:ilvl w:val="1"/>
          <w:numId w:val="62"/>
        </w:numPr>
        <w:ind w:left="1440" w:hanging="360"/>
        <w:rPr/>
      </w:pPr>
      <w:r w:rsidDel="00000000" w:rsidR="00000000" w:rsidRPr="00000000">
        <w:rPr>
          <w:rtl w:val="0"/>
        </w:rPr>
        <w:t xml:space="preserve">If classes are not linearly separable, explore models like SVMs, tree-based algorithms, or neural networks.</w:t>
      </w:r>
    </w:p>
    <w:p w:rsidR="00000000" w:rsidDel="00000000" w:rsidP="00000000" w:rsidRDefault="00000000" w:rsidRPr="00000000" w14:paraId="000004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0">
      <w:pPr>
        <w:rPr>
          <w:b w:val="1"/>
        </w:rPr>
      </w:pPr>
      <w:r w:rsidDel="00000000" w:rsidR="00000000" w:rsidRPr="00000000">
        <w:rPr>
          <w:b w:val="1"/>
          <w:rtl w:val="0"/>
        </w:rPr>
        <w:t xml:space="preserve">Solution #7.9: Effect of Doubling Data on Regression Coefficients</w:t>
      </w:r>
    </w:p>
    <w:p w:rsidR="00000000" w:rsidDel="00000000" w:rsidP="00000000" w:rsidRDefault="00000000" w:rsidRPr="00000000" w14:paraId="000004E1">
      <w:pPr>
        <w:numPr>
          <w:ilvl w:val="0"/>
          <w:numId w:val="63"/>
        </w:numPr>
        <w:ind w:left="720" w:hanging="360"/>
        <w:rPr/>
      </w:pPr>
      <w:r w:rsidDel="00000000" w:rsidR="00000000" w:rsidRPr="00000000">
        <w:rPr>
          <w:b w:val="1"/>
          <w:rtl w:val="0"/>
        </w:rPr>
        <w:t xml:space="preserve">Objective</w:t>
      </w:r>
      <w:r w:rsidDel="00000000" w:rsidR="00000000" w:rsidRPr="00000000">
        <w:rPr>
          <w:rtl w:val="0"/>
        </w:rPr>
        <w:t xml:space="preserve">: Analyze if doubling data affects the least squares estimate for linear regression coefficients.</w:t>
      </w:r>
    </w:p>
    <w:p w:rsidR="00000000" w:rsidDel="00000000" w:rsidP="00000000" w:rsidRDefault="00000000" w:rsidRPr="00000000" w14:paraId="000004E2">
      <w:pPr>
        <w:numPr>
          <w:ilvl w:val="0"/>
          <w:numId w:val="63"/>
        </w:numPr>
        <w:ind w:left="720" w:hanging="360"/>
        <w:rPr/>
      </w:pPr>
      <w:r w:rsidDel="00000000" w:rsidR="00000000" w:rsidRPr="00000000">
        <w:rPr>
          <w:b w:val="1"/>
          <w:rtl w:val="0"/>
        </w:rPr>
        <w:t xml:space="preserve">Mathematics</w:t>
      </w:r>
      <w:r w:rsidDel="00000000" w:rsidR="00000000" w:rsidRPr="00000000">
        <w:rPr>
          <w:rtl w:val="0"/>
        </w:rPr>
        <w:t xml:space="preserve">:</w:t>
      </w:r>
    </w:p>
    <w:p w:rsidR="00000000" w:rsidDel="00000000" w:rsidP="00000000" w:rsidRDefault="00000000" w:rsidRPr="00000000" w14:paraId="000004E3">
      <w:pPr>
        <w:numPr>
          <w:ilvl w:val="1"/>
          <w:numId w:val="63"/>
        </w:numPr>
        <w:ind w:left="1440" w:hanging="360"/>
        <w:rPr/>
      </w:pPr>
      <w:r w:rsidDel="00000000" w:rsidR="00000000" w:rsidRPr="00000000">
        <w:rPr>
          <w:rtl w:val="0"/>
        </w:rPr>
        <w:t xml:space="preserve">The least squares estimator formula: β=(XTX)−1XTy\beta = (X^TX)^{-1}X^Tyβ=(XTX)−1XTy</w:t>
      </w:r>
    </w:p>
    <w:p w:rsidR="00000000" w:rsidDel="00000000" w:rsidP="00000000" w:rsidRDefault="00000000" w:rsidRPr="00000000" w14:paraId="000004E4">
      <w:pPr>
        <w:numPr>
          <w:ilvl w:val="1"/>
          <w:numId w:val="63"/>
        </w:numPr>
        <w:ind w:left="1440" w:hanging="360"/>
        <w:rPr/>
      </w:pPr>
      <w:r w:rsidDel="00000000" w:rsidR="00000000" w:rsidRPr="00000000">
        <w:rPr>
          <w:rtl w:val="0"/>
        </w:rPr>
        <w:t xml:space="preserve">When data is doubled (XXX becomes [X;X][X; X][X;X] and yyy becomes [y;y][y; y][y;y]): β=(2XTX)−1(2XTy)\beta = (2X^TX)^{-1}(2X^Ty)β=(2XTX)−1(2XTy)</w:t>
      </w:r>
    </w:p>
    <w:p w:rsidR="00000000" w:rsidDel="00000000" w:rsidP="00000000" w:rsidRDefault="00000000" w:rsidRPr="00000000" w14:paraId="000004E5">
      <w:pPr>
        <w:numPr>
          <w:ilvl w:val="1"/>
          <w:numId w:val="63"/>
        </w:numPr>
        <w:ind w:left="1440" w:hanging="360"/>
        <w:rPr/>
      </w:pPr>
      <w:r w:rsidDel="00000000" w:rsidR="00000000" w:rsidRPr="00000000">
        <w:rPr>
          <w:rtl w:val="0"/>
        </w:rPr>
        <w:t xml:space="preserve">Simplifying the expression: β=(XTX)−1XTy\beta = (X^TX)^{-1}X^Tyβ=(XTX)−1XTy</w:t>
      </w:r>
    </w:p>
    <w:p w:rsidR="00000000" w:rsidDel="00000000" w:rsidP="00000000" w:rsidRDefault="00000000" w:rsidRPr="00000000" w14:paraId="000004E6">
      <w:pPr>
        <w:numPr>
          <w:ilvl w:val="0"/>
          <w:numId w:val="63"/>
        </w:numPr>
        <w:ind w:left="720" w:hanging="360"/>
        <w:rPr/>
      </w:pPr>
      <w:r w:rsidDel="00000000" w:rsidR="00000000" w:rsidRPr="00000000">
        <w:rPr>
          <w:b w:val="1"/>
          <w:rtl w:val="0"/>
        </w:rPr>
        <w:t xml:space="preserve">Conclusion</w:t>
      </w:r>
      <w:r w:rsidDel="00000000" w:rsidR="00000000" w:rsidRPr="00000000">
        <w:rPr>
          <w:rtl w:val="0"/>
        </w:rPr>
        <w:t xml:space="preserve">:</w:t>
      </w:r>
    </w:p>
    <w:p w:rsidR="00000000" w:rsidDel="00000000" w:rsidP="00000000" w:rsidRDefault="00000000" w:rsidRPr="00000000" w14:paraId="000004E7">
      <w:pPr>
        <w:numPr>
          <w:ilvl w:val="1"/>
          <w:numId w:val="63"/>
        </w:numPr>
        <w:ind w:left="1440" w:hanging="360"/>
        <w:rPr/>
      </w:pPr>
      <w:r w:rsidDel="00000000" w:rsidR="00000000" w:rsidRPr="00000000">
        <w:rPr>
          <w:rtl w:val="0"/>
        </w:rPr>
        <w:t xml:space="preserve">Doubling the data does </w:t>
      </w:r>
      <w:r w:rsidDel="00000000" w:rsidR="00000000" w:rsidRPr="00000000">
        <w:rPr>
          <w:b w:val="1"/>
          <w:rtl w:val="0"/>
        </w:rPr>
        <w:t xml:space="preserve">not</w:t>
      </w:r>
      <w:r w:rsidDel="00000000" w:rsidR="00000000" w:rsidRPr="00000000">
        <w:rPr>
          <w:rtl w:val="0"/>
        </w:rPr>
        <w:t xml:space="preserve"> change the regression coefficients.</w:t>
      </w:r>
    </w:p>
    <w:p w:rsidR="00000000" w:rsidDel="00000000" w:rsidP="00000000" w:rsidRDefault="00000000" w:rsidRPr="00000000" w14:paraId="000004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9">
      <w:pPr>
        <w:rPr>
          <w:b w:val="1"/>
        </w:rPr>
      </w:pPr>
      <w:r w:rsidDel="00000000" w:rsidR="00000000" w:rsidRPr="00000000">
        <w:rPr>
          <w:b w:val="1"/>
          <w:rtl w:val="0"/>
        </w:rPr>
        <w:t xml:space="preserve">Interviewer Perspective:</w:t>
      </w:r>
    </w:p>
    <w:p w:rsidR="00000000" w:rsidDel="00000000" w:rsidP="00000000" w:rsidRDefault="00000000" w:rsidRPr="00000000" w14:paraId="000004EA">
      <w:pPr>
        <w:rPr/>
      </w:pPr>
      <w:r w:rsidDel="00000000" w:rsidR="00000000" w:rsidRPr="00000000">
        <w:rPr>
          <w:rtl w:val="0"/>
        </w:rPr>
        <w:t xml:space="preserve">For </w:t>
      </w:r>
      <w:r w:rsidDel="00000000" w:rsidR="00000000" w:rsidRPr="00000000">
        <w:rPr>
          <w:b w:val="1"/>
          <w:rtl w:val="0"/>
        </w:rPr>
        <w:t xml:space="preserve">Solution #7.8</w:t>
      </w:r>
      <w:r w:rsidDel="00000000" w:rsidR="00000000" w:rsidRPr="00000000">
        <w:rPr>
          <w:rtl w:val="0"/>
        </w:rPr>
        <w:t xml:space="preserve">, assess the candidate's understanding of improving model performance by addressing overfitting, underfitting, and feature scaling. For </w:t>
      </w:r>
      <w:r w:rsidDel="00000000" w:rsidR="00000000" w:rsidRPr="00000000">
        <w:rPr>
          <w:b w:val="1"/>
          <w:rtl w:val="0"/>
        </w:rPr>
        <w:t xml:space="preserve">Solution #7.9</w:t>
      </w:r>
      <w:r w:rsidDel="00000000" w:rsidR="00000000" w:rsidRPr="00000000">
        <w:rPr>
          <w:rtl w:val="0"/>
        </w:rPr>
        <w:t xml:space="preserve">, ensure they demonstrate mathematical rigor in proving that scaling data doesn't affect coefficients, showcasing their foundational understanding of linear regression.</w:t>
      </w:r>
    </w:p>
    <w:p w:rsidR="00000000" w:rsidDel="00000000" w:rsidP="00000000" w:rsidRDefault="00000000" w:rsidRPr="00000000" w14:paraId="000004EB">
      <w:pPr>
        <w:rPr>
          <w:b w:val="1"/>
        </w:rPr>
      </w:pPr>
      <w:r w:rsidDel="00000000" w:rsidR="00000000" w:rsidRPr="00000000">
        <w:rPr>
          <w:b w:val="1"/>
          <w:rtl w:val="0"/>
        </w:rPr>
        <w:t xml:space="preserve">Gradient Boosting vs. Random Forests</w:t>
      </w:r>
    </w:p>
    <w:p w:rsidR="00000000" w:rsidDel="00000000" w:rsidP="00000000" w:rsidRDefault="00000000" w:rsidRPr="00000000" w14:paraId="000004EC">
      <w:pPr>
        <w:rPr/>
      </w:pPr>
      <w:r w:rsidDel="00000000" w:rsidR="00000000" w:rsidRPr="00000000">
        <w:rPr>
          <w:rtl w:val="0"/>
        </w:rPr>
        <w:t xml:space="preserve">Both </w:t>
      </w:r>
      <w:r w:rsidDel="00000000" w:rsidR="00000000" w:rsidRPr="00000000">
        <w:rPr>
          <w:b w:val="1"/>
          <w:rtl w:val="0"/>
        </w:rPr>
        <w:t xml:space="preserve">gradient boosting</w:t>
      </w:r>
      <w:r w:rsidDel="00000000" w:rsidR="00000000" w:rsidRPr="00000000">
        <w:rPr>
          <w:rtl w:val="0"/>
        </w:rPr>
        <w:t xml:space="preserve"> and </w:t>
      </w:r>
      <w:r w:rsidDel="00000000" w:rsidR="00000000" w:rsidRPr="00000000">
        <w:rPr>
          <w:b w:val="1"/>
          <w:rtl w:val="0"/>
        </w:rPr>
        <w:t xml:space="preserve">random forests</w:t>
      </w:r>
      <w:r w:rsidDel="00000000" w:rsidR="00000000" w:rsidRPr="00000000">
        <w:rPr>
          <w:rtl w:val="0"/>
        </w:rPr>
        <w:t xml:space="preserve"> use ensembles of decision trees, but there are significant structural and functional differences between the two:</w:t>
      </w:r>
    </w:p>
    <w:p w:rsidR="00000000" w:rsidDel="00000000" w:rsidP="00000000" w:rsidRDefault="00000000" w:rsidRPr="00000000" w14:paraId="000004ED">
      <w:pPr>
        <w:numPr>
          <w:ilvl w:val="0"/>
          <w:numId w:val="64"/>
        </w:numPr>
        <w:ind w:left="720" w:hanging="360"/>
        <w:rPr/>
      </w:pPr>
      <w:r w:rsidDel="00000000" w:rsidR="00000000" w:rsidRPr="00000000">
        <w:rPr>
          <w:b w:val="1"/>
          <w:rtl w:val="0"/>
        </w:rPr>
        <w:t xml:space="preserve">Learning Process</w:t>
      </w:r>
      <w:r w:rsidDel="00000000" w:rsidR="00000000" w:rsidRPr="00000000">
        <w:rPr>
          <w:rtl w:val="0"/>
        </w:rPr>
        <w:t xml:space="preserve">:</w:t>
      </w:r>
    </w:p>
    <w:p w:rsidR="00000000" w:rsidDel="00000000" w:rsidP="00000000" w:rsidRDefault="00000000" w:rsidRPr="00000000" w14:paraId="000004EE">
      <w:pPr>
        <w:numPr>
          <w:ilvl w:val="1"/>
          <w:numId w:val="64"/>
        </w:numPr>
        <w:ind w:left="1440" w:hanging="360"/>
        <w:rPr/>
      </w:pPr>
      <w:r w:rsidDel="00000000" w:rsidR="00000000" w:rsidRPr="00000000">
        <w:rPr>
          <w:b w:val="1"/>
          <w:rtl w:val="0"/>
        </w:rPr>
        <w:t xml:space="preserve">Gradient Boosting</w:t>
      </w:r>
      <w:r w:rsidDel="00000000" w:rsidR="00000000" w:rsidRPr="00000000">
        <w:rPr>
          <w:rtl w:val="0"/>
        </w:rPr>
        <w:t xml:space="preserve">: Builds trees </w:t>
      </w:r>
      <w:r w:rsidDel="00000000" w:rsidR="00000000" w:rsidRPr="00000000">
        <w:rPr>
          <w:b w:val="1"/>
          <w:rtl w:val="0"/>
        </w:rPr>
        <w:t xml:space="preserve">sequentially</w:t>
      </w:r>
      <w:r w:rsidDel="00000000" w:rsidR="00000000" w:rsidRPr="00000000">
        <w:rPr>
          <w:rtl w:val="0"/>
        </w:rPr>
        <w:t xml:space="preserve">, with each tree learning from the mistakes of the previous ones.</w:t>
      </w:r>
    </w:p>
    <w:p w:rsidR="00000000" w:rsidDel="00000000" w:rsidP="00000000" w:rsidRDefault="00000000" w:rsidRPr="00000000" w14:paraId="000004EF">
      <w:pPr>
        <w:numPr>
          <w:ilvl w:val="1"/>
          <w:numId w:val="64"/>
        </w:numPr>
        <w:ind w:left="1440" w:hanging="360"/>
        <w:rPr/>
      </w:pPr>
      <w:r w:rsidDel="00000000" w:rsidR="00000000" w:rsidRPr="00000000">
        <w:rPr>
          <w:b w:val="1"/>
          <w:rtl w:val="0"/>
        </w:rPr>
        <w:t xml:space="preserve">Random Forests</w:t>
      </w:r>
      <w:r w:rsidDel="00000000" w:rsidR="00000000" w:rsidRPr="00000000">
        <w:rPr>
          <w:rtl w:val="0"/>
        </w:rPr>
        <w:t xml:space="preserve">: Builds trees </w:t>
      </w:r>
      <w:r w:rsidDel="00000000" w:rsidR="00000000" w:rsidRPr="00000000">
        <w:rPr>
          <w:b w:val="1"/>
          <w:rtl w:val="0"/>
        </w:rPr>
        <w:t xml:space="preserve">independently</w:t>
      </w:r>
      <w:r w:rsidDel="00000000" w:rsidR="00000000" w:rsidRPr="00000000">
        <w:rPr>
          <w:rtl w:val="0"/>
        </w:rPr>
        <w:t xml:space="preserve"> in parallel.</w:t>
      </w:r>
    </w:p>
    <w:p w:rsidR="00000000" w:rsidDel="00000000" w:rsidP="00000000" w:rsidRDefault="00000000" w:rsidRPr="00000000" w14:paraId="000004F0">
      <w:pPr>
        <w:numPr>
          <w:ilvl w:val="0"/>
          <w:numId w:val="64"/>
        </w:numPr>
        <w:ind w:left="720" w:hanging="360"/>
        <w:rPr/>
      </w:pPr>
      <w:r w:rsidDel="00000000" w:rsidR="00000000" w:rsidRPr="00000000">
        <w:rPr>
          <w:b w:val="1"/>
          <w:rtl w:val="0"/>
        </w:rPr>
        <w:t xml:space="preserve">Combination of Results</w:t>
      </w:r>
      <w:r w:rsidDel="00000000" w:rsidR="00000000" w:rsidRPr="00000000">
        <w:rPr>
          <w:rtl w:val="0"/>
        </w:rPr>
        <w:t xml:space="preserve">:</w:t>
      </w:r>
    </w:p>
    <w:p w:rsidR="00000000" w:rsidDel="00000000" w:rsidP="00000000" w:rsidRDefault="00000000" w:rsidRPr="00000000" w14:paraId="000004F1">
      <w:pPr>
        <w:numPr>
          <w:ilvl w:val="1"/>
          <w:numId w:val="64"/>
        </w:numPr>
        <w:ind w:left="1440" w:hanging="360"/>
        <w:rPr/>
      </w:pPr>
      <w:r w:rsidDel="00000000" w:rsidR="00000000" w:rsidRPr="00000000">
        <w:rPr>
          <w:b w:val="1"/>
          <w:rtl w:val="0"/>
        </w:rPr>
        <w:t xml:space="preserve">Gradient Boosting</w:t>
      </w:r>
      <w:r w:rsidDel="00000000" w:rsidR="00000000" w:rsidRPr="00000000">
        <w:rPr>
          <w:rtl w:val="0"/>
        </w:rPr>
        <w:t xml:space="preserve">: Combines the results of weak learners iteratively, improving model predictions at each step.</w:t>
      </w:r>
    </w:p>
    <w:p w:rsidR="00000000" w:rsidDel="00000000" w:rsidP="00000000" w:rsidRDefault="00000000" w:rsidRPr="00000000" w14:paraId="000004F2">
      <w:pPr>
        <w:numPr>
          <w:ilvl w:val="1"/>
          <w:numId w:val="64"/>
        </w:numPr>
        <w:ind w:left="1440" w:hanging="360"/>
        <w:rPr/>
      </w:pPr>
      <w:r w:rsidDel="00000000" w:rsidR="00000000" w:rsidRPr="00000000">
        <w:rPr>
          <w:b w:val="1"/>
          <w:rtl w:val="0"/>
        </w:rPr>
        <w:t xml:space="preserve">Random Forests</w:t>
      </w:r>
      <w:r w:rsidDel="00000000" w:rsidR="00000000" w:rsidRPr="00000000">
        <w:rPr>
          <w:rtl w:val="0"/>
        </w:rPr>
        <w:t xml:space="preserve">: Combines tree predictions through averaging (for regression) or majority voting (for classification).</w:t>
      </w:r>
    </w:p>
    <w:p w:rsidR="00000000" w:rsidDel="00000000" w:rsidP="00000000" w:rsidRDefault="00000000" w:rsidRPr="00000000" w14:paraId="000004F3">
      <w:pPr>
        <w:numPr>
          <w:ilvl w:val="0"/>
          <w:numId w:val="64"/>
        </w:numPr>
        <w:ind w:left="720" w:hanging="360"/>
        <w:rPr/>
      </w:pPr>
      <w:r w:rsidDel="00000000" w:rsidR="00000000" w:rsidRPr="00000000">
        <w:rPr>
          <w:b w:val="1"/>
          <w:rtl w:val="0"/>
        </w:rPr>
        <w:t xml:space="preserve">Overfitting and Complexity</w:t>
      </w:r>
      <w:r w:rsidDel="00000000" w:rsidR="00000000" w:rsidRPr="00000000">
        <w:rPr>
          <w:rtl w:val="0"/>
        </w:rPr>
        <w:t xml:space="preserve">:</w:t>
      </w:r>
    </w:p>
    <w:p w:rsidR="00000000" w:rsidDel="00000000" w:rsidP="00000000" w:rsidRDefault="00000000" w:rsidRPr="00000000" w14:paraId="000004F4">
      <w:pPr>
        <w:numPr>
          <w:ilvl w:val="1"/>
          <w:numId w:val="64"/>
        </w:numPr>
        <w:ind w:left="1440" w:hanging="360"/>
        <w:rPr/>
      </w:pPr>
      <w:r w:rsidDel="00000000" w:rsidR="00000000" w:rsidRPr="00000000">
        <w:rPr>
          <w:rtl w:val="0"/>
        </w:rPr>
        <w:t xml:space="preserve">Gradient boosting is </w:t>
      </w:r>
      <w:r w:rsidDel="00000000" w:rsidR="00000000" w:rsidRPr="00000000">
        <w:rPr>
          <w:b w:val="1"/>
          <w:rtl w:val="0"/>
        </w:rPr>
        <w:t xml:space="preserve">more prone to overfitting</w:t>
      </w:r>
      <w:r w:rsidDel="00000000" w:rsidR="00000000" w:rsidRPr="00000000">
        <w:rPr>
          <w:rtl w:val="0"/>
        </w:rPr>
        <w:t xml:space="preserve"> due to its iterative focus on minimizing errors.</w:t>
      </w:r>
    </w:p>
    <w:p w:rsidR="00000000" w:rsidDel="00000000" w:rsidP="00000000" w:rsidRDefault="00000000" w:rsidRPr="00000000" w14:paraId="000004F5">
      <w:pPr>
        <w:numPr>
          <w:ilvl w:val="1"/>
          <w:numId w:val="64"/>
        </w:numPr>
        <w:ind w:left="1440" w:hanging="360"/>
        <w:rPr/>
      </w:pPr>
      <w:r w:rsidDel="00000000" w:rsidR="00000000" w:rsidRPr="00000000">
        <w:rPr>
          <w:rtl w:val="0"/>
        </w:rPr>
        <w:t xml:space="preserve">Random forests are </w:t>
      </w:r>
      <w:r w:rsidDel="00000000" w:rsidR="00000000" w:rsidRPr="00000000">
        <w:rPr>
          <w:b w:val="1"/>
          <w:rtl w:val="0"/>
        </w:rPr>
        <w:t xml:space="preserve">less prone to overfitting</w:t>
      </w:r>
      <w:r w:rsidDel="00000000" w:rsidR="00000000" w:rsidRPr="00000000">
        <w:rPr>
          <w:rtl w:val="0"/>
        </w:rPr>
        <w:t xml:space="preserve">, offering better bias-variance tradeoffs.</w:t>
      </w:r>
    </w:p>
    <w:p w:rsidR="00000000" w:rsidDel="00000000" w:rsidP="00000000" w:rsidRDefault="00000000" w:rsidRPr="00000000" w14:paraId="000004F6">
      <w:pPr>
        <w:numPr>
          <w:ilvl w:val="0"/>
          <w:numId w:val="64"/>
        </w:numPr>
        <w:ind w:left="720" w:hanging="360"/>
        <w:rPr/>
      </w:pPr>
      <w:r w:rsidDel="00000000" w:rsidR="00000000" w:rsidRPr="00000000">
        <w:rPr>
          <w:b w:val="1"/>
          <w:rtl w:val="0"/>
        </w:rPr>
        <w:t xml:space="preserve">Training Time</w:t>
      </w:r>
      <w:r w:rsidDel="00000000" w:rsidR="00000000" w:rsidRPr="00000000">
        <w:rPr>
          <w:rtl w:val="0"/>
        </w:rPr>
        <w:t xml:space="preserve">:</w:t>
      </w:r>
    </w:p>
    <w:p w:rsidR="00000000" w:rsidDel="00000000" w:rsidP="00000000" w:rsidRDefault="00000000" w:rsidRPr="00000000" w14:paraId="000004F7">
      <w:pPr>
        <w:numPr>
          <w:ilvl w:val="1"/>
          <w:numId w:val="64"/>
        </w:numPr>
        <w:ind w:left="1440" w:hanging="360"/>
        <w:rPr/>
      </w:pPr>
      <w:r w:rsidDel="00000000" w:rsidR="00000000" w:rsidRPr="00000000">
        <w:rPr>
          <w:rtl w:val="0"/>
        </w:rPr>
        <w:t xml:space="preserve">Gradient boosting is </w:t>
      </w:r>
      <w:r w:rsidDel="00000000" w:rsidR="00000000" w:rsidRPr="00000000">
        <w:rPr>
          <w:b w:val="1"/>
          <w:rtl w:val="0"/>
        </w:rPr>
        <w:t xml:space="preserve">slower</w:t>
      </w:r>
      <w:r w:rsidDel="00000000" w:rsidR="00000000" w:rsidRPr="00000000">
        <w:rPr>
          <w:rtl w:val="0"/>
        </w:rPr>
        <w:t xml:space="preserve"> because it trains trees sequentially.</w:t>
      </w:r>
    </w:p>
    <w:p w:rsidR="00000000" w:rsidDel="00000000" w:rsidP="00000000" w:rsidRDefault="00000000" w:rsidRPr="00000000" w14:paraId="000004F8">
      <w:pPr>
        <w:numPr>
          <w:ilvl w:val="1"/>
          <w:numId w:val="64"/>
        </w:numPr>
        <w:ind w:left="1440" w:hanging="360"/>
        <w:rPr/>
      </w:pPr>
      <w:r w:rsidDel="00000000" w:rsidR="00000000" w:rsidRPr="00000000">
        <w:rPr>
          <w:rtl w:val="0"/>
        </w:rPr>
        <w:t xml:space="preserve">Random forests are </w:t>
      </w:r>
      <w:r w:rsidDel="00000000" w:rsidR="00000000" w:rsidRPr="00000000">
        <w:rPr>
          <w:b w:val="1"/>
          <w:rtl w:val="0"/>
        </w:rPr>
        <w:t xml:space="preserve">faster</w:t>
      </w:r>
      <w:r w:rsidDel="00000000" w:rsidR="00000000" w:rsidRPr="00000000">
        <w:rPr>
          <w:rtl w:val="0"/>
        </w:rPr>
        <w:t xml:space="preserve"> since trees are trained in parallel.</w:t>
      </w:r>
    </w:p>
    <w:p w:rsidR="00000000" w:rsidDel="00000000" w:rsidP="00000000" w:rsidRDefault="00000000" w:rsidRPr="00000000" w14:paraId="000004F9">
      <w:pPr>
        <w:numPr>
          <w:ilvl w:val="0"/>
          <w:numId w:val="64"/>
        </w:numPr>
        <w:ind w:left="720" w:hanging="360"/>
        <w:rPr/>
      </w:pPr>
      <w:r w:rsidDel="00000000" w:rsidR="00000000" w:rsidRPr="00000000">
        <w:rPr>
          <w:b w:val="1"/>
          <w:rtl w:val="0"/>
        </w:rPr>
        <w:t xml:space="preserve">Use Cases</w:t>
      </w:r>
      <w:r w:rsidDel="00000000" w:rsidR="00000000" w:rsidRPr="00000000">
        <w:rPr>
          <w:rtl w:val="0"/>
        </w:rPr>
        <w:t xml:space="preserve">:</w:t>
      </w:r>
    </w:p>
    <w:p w:rsidR="00000000" w:rsidDel="00000000" w:rsidP="00000000" w:rsidRDefault="00000000" w:rsidRPr="00000000" w14:paraId="000004FA">
      <w:pPr>
        <w:numPr>
          <w:ilvl w:val="1"/>
          <w:numId w:val="64"/>
        </w:numPr>
        <w:ind w:left="1440" w:hanging="360"/>
        <w:rPr/>
      </w:pPr>
      <w:r w:rsidDel="00000000" w:rsidR="00000000" w:rsidRPr="00000000">
        <w:rPr>
          <w:rtl w:val="0"/>
        </w:rPr>
        <w:t xml:space="preserve">Gradient boosting excels in </w:t>
      </w:r>
      <w:r w:rsidDel="00000000" w:rsidR="00000000" w:rsidRPr="00000000">
        <w:rPr>
          <w:b w:val="1"/>
          <w:rtl w:val="0"/>
        </w:rPr>
        <w:t xml:space="preserve">unbalanced datasets</w:t>
      </w:r>
      <w:r w:rsidDel="00000000" w:rsidR="00000000" w:rsidRPr="00000000">
        <w:rPr>
          <w:rtl w:val="0"/>
        </w:rPr>
        <w:t xml:space="preserve"> (e.g., fraud detection).</w:t>
      </w:r>
    </w:p>
    <w:p w:rsidR="00000000" w:rsidDel="00000000" w:rsidP="00000000" w:rsidRDefault="00000000" w:rsidRPr="00000000" w14:paraId="000004FB">
      <w:pPr>
        <w:numPr>
          <w:ilvl w:val="1"/>
          <w:numId w:val="64"/>
        </w:numPr>
        <w:ind w:left="1440" w:hanging="360"/>
        <w:rPr/>
      </w:pPr>
      <w:r w:rsidDel="00000000" w:rsidR="00000000" w:rsidRPr="00000000">
        <w:rPr>
          <w:rtl w:val="0"/>
        </w:rPr>
        <w:t xml:space="preserve">Random forests are suitable for tasks with </w:t>
      </w:r>
      <w:r w:rsidDel="00000000" w:rsidR="00000000" w:rsidRPr="00000000">
        <w:rPr>
          <w:b w:val="1"/>
          <w:rtl w:val="0"/>
        </w:rPr>
        <w:t xml:space="preserve">noisy data</w:t>
      </w:r>
      <w:r w:rsidDel="00000000" w:rsidR="00000000" w:rsidRPr="00000000">
        <w:rPr>
          <w:rtl w:val="0"/>
        </w:rPr>
        <w:t xml:space="preserve"> and multi-class object detection (e.g., computer vision).</w:t>
      </w:r>
    </w:p>
    <w:p w:rsidR="00000000" w:rsidDel="00000000" w:rsidP="00000000" w:rsidRDefault="00000000" w:rsidRPr="00000000" w14:paraId="000004FC">
      <w:pPr>
        <w:rPr/>
      </w:pPr>
      <w:r w:rsidDel="00000000" w:rsidR="00000000" w:rsidRPr="00000000">
        <w:rPr>
          <w:rtl w:val="0"/>
        </w:rPr>
        <w:t xml:space="preserve">In interviews, you can mention that gradient boosting is often chosen for tasks requiring high accuracy and optimization (e.g., fraud detection), while random forests are preferred for tasks involving robustness to noise and interpretability.</w:t>
      </w:r>
    </w:p>
    <w:p w:rsidR="00000000" w:rsidDel="00000000" w:rsidP="00000000" w:rsidRDefault="00000000" w:rsidRPr="00000000" w14:paraId="000004FD">
      <w:pPr>
        <w:rPr/>
      </w:pPr>
      <w:r w:rsidDel="00000000" w:rsidR="00000000" w:rsidRPr="00000000">
        <w:rPr>
          <w:rtl w:val="0"/>
        </w:rPr>
        <w:t xml:space="preserve">Steps to improve the performance and relevance of an ETA (Estimated Time of Arrival) model, particularly in the context of a business like DoorDash. Here's a summary from an interviewer's perspective:</w:t>
      </w:r>
    </w:p>
    <w:p w:rsidR="00000000" w:rsidDel="00000000" w:rsidP="00000000" w:rsidRDefault="00000000" w:rsidRPr="00000000" w14:paraId="000004FE">
      <w:pPr>
        <w:rPr>
          <w:b w:val="1"/>
        </w:rPr>
      </w:pPr>
      <w:r w:rsidDel="00000000" w:rsidR="00000000" w:rsidRPr="00000000">
        <w:rPr>
          <w:b w:val="1"/>
          <w:rtl w:val="0"/>
        </w:rPr>
        <w:t xml:space="preserve">Step 1: Clarify "Good" ETA Means</w:t>
      </w:r>
    </w:p>
    <w:p w:rsidR="00000000" w:rsidDel="00000000" w:rsidP="00000000" w:rsidRDefault="00000000" w:rsidRPr="00000000" w14:paraId="000004FF">
      <w:pPr>
        <w:numPr>
          <w:ilvl w:val="0"/>
          <w:numId w:val="65"/>
        </w:numPr>
        <w:ind w:left="720" w:hanging="360"/>
        <w:rPr/>
      </w:pPr>
      <w:r w:rsidDel="00000000" w:rsidR="00000000" w:rsidRPr="00000000">
        <w:rPr>
          <w:rtl w:val="0"/>
        </w:rPr>
        <w:t xml:space="preserve">The first step emphasizes defining what constitutes a "good enough" ETA prediction based on business requirements. For example:</w:t>
      </w:r>
    </w:p>
    <w:p w:rsidR="00000000" w:rsidDel="00000000" w:rsidP="00000000" w:rsidRDefault="00000000" w:rsidRPr="00000000" w14:paraId="00000500">
      <w:pPr>
        <w:numPr>
          <w:ilvl w:val="1"/>
          <w:numId w:val="65"/>
        </w:numPr>
        <w:ind w:left="1440" w:hanging="360"/>
        <w:rPr/>
      </w:pPr>
      <w:r w:rsidDel="00000000" w:rsidR="00000000" w:rsidRPr="00000000">
        <w:rPr>
          <w:rtl w:val="0"/>
        </w:rPr>
        <w:t xml:space="preserve">Understanding how accurate the ETA needs to be for customer satisfaction.</w:t>
      </w:r>
    </w:p>
    <w:p w:rsidR="00000000" w:rsidDel="00000000" w:rsidP="00000000" w:rsidRDefault="00000000" w:rsidRPr="00000000" w14:paraId="00000501">
      <w:pPr>
        <w:numPr>
          <w:ilvl w:val="1"/>
          <w:numId w:val="65"/>
        </w:numPr>
        <w:ind w:left="1440" w:hanging="360"/>
        <w:rPr/>
      </w:pPr>
      <w:r w:rsidDel="00000000" w:rsidR="00000000" w:rsidRPr="00000000">
        <w:rPr>
          <w:rtl w:val="0"/>
        </w:rPr>
        <w:t xml:space="preserve">Identifying acceptable levels of under-prediction or over-prediction and their business impact.</w:t>
      </w:r>
    </w:p>
    <w:p w:rsidR="00000000" w:rsidDel="00000000" w:rsidP="00000000" w:rsidRDefault="00000000" w:rsidRPr="00000000" w14:paraId="00000502">
      <w:pPr>
        <w:numPr>
          <w:ilvl w:val="1"/>
          <w:numId w:val="65"/>
        </w:numPr>
        <w:ind w:left="1440" w:hanging="360"/>
        <w:rPr/>
      </w:pPr>
      <w:r w:rsidDel="00000000" w:rsidR="00000000" w:rsidRPr="00000000">
        <w:rPr>
          <w:rtl w:val="0"/>
        </w:rPr>
        <w:t xml:space="preserve">Incorporating context into the analysis (e.g., how DoorDash ETA accuracy might differ between busy cities or rural areas).</w:t>
      </w:r>
    </w:p>
    <w:p w:rsidR="00000000" w:rsidDel="00000000" w:rsidP="00000000" w:rsidRDefault="00000000" w:rsidRPr="00000000" w14:paraId="00000503">
      <w:pPr>
        <w:rPr>
          <w:b w:val="1"/>
        </w:rPr>
      </w:pPr>
      <w:r w:rsidDel="00000000" w:rsidR="00000000" w:rsidRPr="00000000">
        <w:rPr>
          <w:b w:val="1"/>
          <w:rtl w:val="0"/>
        </w:rPr>
        <w:t xml:space="preserve">Step 2: Assess Baseline ETA Performance</w:t>
      </w:r>
    </w:p>
    <w:p w:rsidR="00000000" w:rsidDel="00000000" w:rsidP="00000000" w:rsidRDefault="00000000" w:rsidRPr="00000000" w14:paraId="00000504">
      <w:pPr>
        <w:numPr>
          <w:ilvl w:val="0"/>
          <w:numId w:val="66"/>
        </w:numPr>
        <w:ind w:left="720" w:hanging="360"/>
        <w:rPr/>
      </w:pPr>
      <w:r w:rsidDel="00000000" w:rsidR="00000000" w:rsidRPr="00000000">
        <w:rPr>
          <w:rtl w:val="0"/>
        </w:rPr>
        <w:t xml:space="preserve">The baseline model's performance must be assessed, considering the average preparation and delivery times. Metrics such as RMSE (Root Mean Squared Error), MAE (Mean Absolute Error), or R2R^2R2 are recommended for regression tasks. This step ensures that performance improvement efforts are measurable.</w:t>
      </w:r>
    </w:p>
    <w:p w:rsidR="00000000" w:rsidDel="00000000" w:rsidP="00000000" w:rsidRDefault="00000000" w:rsidRPr="00000000" w14:paraId="00000505">
      <w:pPr>
        <w:rPr>
          <w:b w:val="1"/>
        </w:rPr>
      </w:pPr>
      <w:r w:rsidDel="00000000" w:rsidR="00000000" w:rsidRPr="00000000">
        <w:rPr>
          <w:b w:val="1"/>
          <w:rtl w:val="0"/>
        </w:rPr>
        <w:t xml:space="preserve">Step 3: Determine How More Data Improves Accuracy</w:t>
      </w:r>
    </w:p>
    <w:p w:rsidR="00000000" w:rsidDel="00000000" w:rsidP="00000000" w:rsidRDefault="00000000" w:rsidRPr="00000000" w14:paraId="00000506">
      <w:pPr>
        <w:numPr>
          <w:ilvl w:val="0"/>
          <w:numId w:val="68"/>
        </w:numPr>
        <w:ind w:left="720" w:hanging="360"/>
        <w:rPr/>
      </w:pPr>
      <w:r w:rsidDel="00000000" w:rsidR="00000000" w:rsidRPr="00000000">
        <w:rPr>
          <w:rtl w:val="0"/>
        </w:rPr>
        <w:t xml:space="preserve">Using learning curves to understand how additional training data impacts performance.</w:t>
      </w:r>
    </w:p>
    <w:p w:rsidR="00000000" w:rsidDel="00000000" w:rsidP="00000000" w:rsidRDefault="00000000" w:rsidRPr="00000000" w14:paraId="00000507">
      <w:pPr>
        <w:numPr>
          <w:ilvl w:val="0"/>
          <w:numId w:val="68"/>
        </w:numPr>
        <w:ind w:left="720" w:hanging="360"/>
        <w:rPr/>
      </w:pPr>
      <w:r w:rsidDel="00000000" w:rsidR="00000000" w:rsidRPr="00000000">
        <w:rPr>
          <w:rtl w:val="0"/>
        </w:rPr>
        <w:t xml:space="preserve">Metrics such as R2R^2R2 can show how performance scales with increased data, providing insight into whether more data is likely to yield meaningful improvements.</w:t>
      </w:r>
    </w:p>
    <w:p w:rsidR="00000000" w:rsidDel="00000000" w:rsidP="00000000" w:rsidRDefault="00000000" w:rsidRPr="00000000" w14:paraId="00000508">
      <w:pPr>
        <w:rPr>
          <w:b w:val="1"/>
        </w:rPr>
      </w:pPr>
      <w:r w:rsidDel="00000000" w:rsidR="00000000" w:rsidRPr="00000000">
        <w:rPr>
          <w:b w:val="1"/>
          <w:rtl w:val="0"/>
        </w:rPr>
        <w:t xml:space="preserve">Step 4: In Case Performance Isn’t "Good Enough"</w:t>
      </w:r>
    </w:p>
    <w:p w:rsidR="00000000" w:rsidDel="00000000" w:rsidP="00000000" w:rsidRDefault="00000000" w:rsidRPr="00000000" w14:paraId="00000509">
      <w:pPr>
        <w:numPr>
          <w:ilvl w:val="0"/>
          <w:numId w:val="69"/>
        </w:numPr>
        <w:ind w:left="720" w:hanging="360"/>
        <w:rPr/>
      </w:pPr>
      <w:r w:rsidDel="00000000" w:rsidR="00000000" w:rsidRPr="00000000">
        <w:rPr>
          <w:rtl w:val="0"/>
        </w:rPr>
        <w:t xml:space="preserve">If data limitations affect the model, explore ways to mitigate this, such as:</w:t>
      </w:r>
    </w:p>
    <w:p w:rsidR="00000000" w:rsidDel="00000000" w:rsidP="00000000" w:rsidRDefault="00000000" w:rsidRPr="00000000" w14:paraId="0000050A">
      <w:pPr>
        <w:numPr>
          <w:ilvl w:val="1"/>
          <w:numId w:val="69"/>
        </w:numPr>
        <w:ind w:left="1440" w:hanging="360"/>
        <w:rPr/>
      </w:pPr>
      <w:r w:rsidDel="00000000" w:rsidR="00000000" w:rsidRPr="00000000">
        <w:rPr>
          <w:rtl w:val="0"/>
        </w:rPr>
        <w:t xml:space="preserve">Adding meaningful features (e.g., traffic patterns, road conditions).</w:t>
      </w:r>
    </w:p>
    <w:p w:rsidR="00000000" w:rsidDel="00000000" w:rsidP="00000000" w:rsidRDefault="00000000" w:rsidRPr="00000000" w14:paraId="0000050B">
      <w:pPr>
        <w:numPr>
          <w:ilvl w:val="1"/>
          <w:numId w:val="69"/>
        </w:numPr>
        <w:ind w:left="1440" w:hanging="360"/>
        <w:rPr/>
      </w:pPr>
      <w:r w:rsidDel="00000000" w:rsidR="00000000" w:rsidRPr="00000000">
        <w:rPr>
          <w:rtl w:val="0"/>
        </w:rPr>
        <w:t xml:space="preserve">Reducing dimensionality to prevent overfitting.</w:t>
      </w:r>
    </w:p>
    <w:p w:rsidR="00000000" w:rsidDel="00000000" w:rsidP="00000000" w:rsidRDefault="00000000" w:rsidRPr="00000000" w14:paraId="0000050C">
      <w:pPr>
        <w:numPr>
          <w:ilvl w:val="1"/>
          <w:numId w:val="69"/>
        </w:numPr>
        <w:ind w:left="1440" w:hanging="360"/>
        <w:rPr/>
      </w:pPr>
      <w:r w:rsidDel="00000000" w:rsidR="00000000" w:rsidRPr="00000000">
        <w:rPr>
          <w:rtl w:val="0"/>
        </w:rPr>
        <w:t xml:space="preserve">Using alternative models better suited for small datasets.</w:t>
      </w:r>
    </w:p>
    <w:p w:rsidR="00000000" w:rsidDel="00000000" w:rsidP="00000000" w:rsidRDefault="00000000" w:rsidRPr="00000000" w14:paraId="0000050D">
      <w:pPr>
        <w:numPr>
          <w:ilvl w:val="1"/>
          <w:numId w:val="69"/>
        </w:numPr>
        <w:ind w:left="1440" w:hanging="360"/>
        <w:rPr/>
      </w:pPr>
      <w:r w:rsidDel="00000000" w:rsidR="00000000" w:rsidRPr="00000000">
        <w:rPr>
          <w:rtl w:val="0"/>
        </w:rPr>
        <w:t xml:space="preserve">Investigating cost-effective ways to acquire more data.</w:t>
      </w:r>
    </w:p>
    <w:p w:rsidR="00000000" w:rsidDel="00000000" w:rsidP="00000000" w:rsidRDefault="00000000" w:rsidRPr="00000000" w14:paraId="0000050E">
      <w:pPr>
        <w:rPr>
          <w:b w:val="1"/>
        </w:rPr>
      </w:pPr>
      <w:r w:rsidDel="00000000" w:rsidR="00000000" w:rsidRPr="00000000">
        <w:rPr>
          <w:b w:val="1"/>
          <w:rtl w:val="0"/>
        </w:rPr>
        <w:t xml:space="preserve">Proactive Discussion Points</w:t>
      </w:r>
    </w:p>
    <w:p w:rsidR="00000000" w:rsidDel="00000000" w:rsidP="00000000" w:rsidRDefault="00000000" w:rsidRPr="00000000" w14:paraId="0000050F">
      <w:pPr>
        <w:numPr>
          <w:ilvl w:val="0"/>
          <w:numId w:val="70"/>
        </w:numPr>
        <w:ind w:left="720" w:hanging="360"/>
        <w:rPr/>
      </w:pPr>
      <w:r w:rsidDel="00000000" w:rsidR="00000000" w:rsidRPr="00000000">
        <w:rPr>
          <w:rtl w:val="0"/>
        </w:rPr>
        <w:t xml:space="preserve">Bring up practical questions about the dataset, feature engineering, or dimensionality reduction techniques.</w:t>
      </w:r>
    </w:p>
    <w:p w:rsidR="00000000" w:rsidDel="00000000" w:rsidP="00000000" w:rsidRDefault="00000000" w:rsidRPr="00000000" w14:paraId="00000510">
      <w:pPr>
        <w:numPr>
          <w:ilvl w:val="0"/>
          <w:numId w:val="70"/>
        </w:numPr>
        <w:ind w:left="720" w:hanging="360"/>
        <w:rPr/>
      </w:pPr>
      <w:r w:rsidDel="00000000" w:rsidR="00000000" w:rsidRPr="00000000">
        <w:rPr>
          <w:rtl w:val="0"/>
        </w:rPr>
        <w:t xml:space="preserve">Propose potential solutions like retraining or deploying in similar markets with improved data collection mechanisms.</w:t>
      </w:r>
    </w:p>
    <w:p w:rsidR="00000000" w:rsidDel="00000000" w:rsidP="00000000" w:rsidRDefault="00000000" w:rsidRPr="00000000" w14:paraId="00000511">
      <w:pPr>
        <w:rPr/>
      </w:pPr>
      <w:r w:rsidDel="00000000" w:rsidR="00000000" w:rsidRPr="00000000">
        <w:rPr>
          <w:rtl w:val="0"/>
        </w:rPr>
        <w:t xml:space="preserve">From an interviewer's viewpoint, these steps reflect a candidate's ability to:</w:t>
      </w:r>
    </w:p>
    <w:p w:rsidR="00000000" w:rsidDel="00000000" w:rsidP="00000000" w:rsidRDefault="00000000" w:rsidRPr="00000000" w14:paraId="00000512">
      <w:pPr>
        <w:numPr>
          <w:ilvl w:val="0"/>
          <w:numId w:val="71"/>
        </w:numPr>
        <w:ind w:left="720" w:hanging="360"/>
        <w:rPr/>
      </w:pPr>
      <w:r w:rsidDel="00000000" w:rsidR="00000000" w:rsidRPr="00000000">
        <w:rPr>
          <w:rtl w:val="0"/>
        </w:rPr>
        <w:t xml:space="preserve">Understand and align models with business needs.</w:t>
      </w:r>
    </w:p>
    <w:p w:rsidR="00000000" w:rsidDel="00000000" w:rsidP="00000000" w:rsidRDefault="00000000" w:rsidRPr="00000000" w14:paraId="00000513">
      <w:pPr>
        <w:numPr>
          <w:ilvl w:val="0"/>
          <w:numId w:val="71"/>
        </w:numPr>
        <w:ind w:left="720" w:hanging="360"/>
        <w:rPr/>
      </w:pPr>
      <w:r w:rsidDel="00000000" w:rsidR="00000000" w:rsidRPr="00000000">
        <w:rPr>
          <w:rtl w:val="0"/>
        </w:rPr>
        <w:t xml:space="preserve">Address practical limitations (like data constraints) creatively.</w:t>
      </w:r>
    </w:p>
    <w:p w:rsidR="00000000" w:rsidDel="00000000" w:rsidP="00000000" w:rsidRDefault="00000000" w:rsidRPr="00000000" w14:paraId="00000514">
      <w:pPr>
        <w:numPr>
          <w:ilvl w:val="0"/>
          <w:numId w:val="71"/>
        </w:numPr>
        <w:ind w:left="720" w:hanging="360"/>
        <w:rPr/>
      </w:pPr>
      <w:r w:rsidDel="00000000" w:rsidR="00000000" w:rsidRPr="00000000">
        <w:rPr>
          <w:rtl w:val="0"/>
        </w:rPr>
        <w:t xml:space="preserve">Suggest actionable, cost-effective improvements in machine learning workflows.</w:t>
      </w:r>
    </w:p>
    <w:p w:rsidR="00000000" w:rsidDel="00000000" w:rsidP="00000000" w:rsidRDefault="00000000" w:rsidRPr="00000000" w14:paraId="00000515">
      <w:pPr>
        <w:rPr/>
      </w:pPr>
      <w:r w:rsidDel="00000000" w:rsidR="00000000" w:rsidRPr="00000000">
        <w:rPr>
          <w:rtl w:val="0"/>
        </w:rPr>
        <w:t xml:space="preserve">This approach not only solves the problem at hand but also showcases structured thinking and proactive problem-solving—skills essential for ML-heavy roles.</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b w:val="1"/>
          <w:rtl w:val="0"/>
        </w:rPr>
        <w:t xml:space="preserve">partial dependence plots (PDPs)</w:t>
      </w:r>
      <w:r w:rsidDel="00000000" w:rsidR="00000000" w:rsidRPr="00000000">
        <w:rPr>
          <w:rtl w:val="0"/>
        </w:rPr>
        <w:t xml:space="preserve"> are utilized to evaluate the marginal effect of a feature on a machine learning model's predicted target. This visualization is particularly useful for understanding the influence of individual features on the outcome, while keeping other features constant.</w:t>
      </w:r>
    </w:p>
    <w:p w:rsidR="00000000" w:rsidDel="00000000" w:rsidP="00000000" w:rsidRDefault="00000000" w:rsidRPr="00000000" w14:paraId="00000518">
      <w:pPr>
        <w:rPr>
          <w:b w:val="1"/>
        </w:rPr>
      </w:pPr>
      <w:r w:rsidDel="00000000" w:rsidR="00000000" w:rsidRPr="00000000">
        <w:rPr>
          <w:b w:val="1"/>
          <w:rtl w:val="0"/>
        </w:rPr>
        <w:t xml:space="preserve">Key Takeaways:</w:t>
      </w:r>
    </w:p>
    <w:p w:rsidR="00000000" w:rsidDel="00000000" w:rsidP="00000000" w:rsidRDefault="00000000" w:rsidRPr="00000000" w14:paraId="00000519">
      <w:pPr>
        <w:numPr>
          <w:ilvl w:val="0"/>
          <w:numId w:val="72"/>
        </w:numPr>
        <w:ind w:left="720" w:hanging="360"/>
        <w:rPr/>
      </w:pPr>
      <w:r w:rsidDel="00000000" w:rsidR="00000000" w:rsidRPr="00000000">
        <w:rPr>
          <w:b w:val="1"/>
          <w:rtl w:val="0"/>
        </w:rPr>
        <w:t xml:space="preserve">Purpose of PDPs</w:t>
      </w:r>
      <w:r w:rsidDel="00000000" w:rsidR="00000000" w:rsidRPr="00000000">
        <w:rPr>
          <w:rtl w:val="0"/>
        </w:rPr>
        <w:t xml:space="preserve">: They help assess how one feature affects the model’s decision (e.g., loan approval/rejection). For instance:</w:t>
      </w:r>
    </w:p>
    <w:p w:rsidR="00000000" w:rsidDel="00000000" w:rsidP="00000000" w:rsidRDefault="00000000" w:rsidRPr="00000000" w14:paraId="0000051A">
      <w:pPr>
        <w:numPr>
          <w:ilvl w:val="1"/>
          <w:numId w:val="72"/>
        </w:numPr>
        <w:ind w:left="1440" w:hanging="360"/>
        <w:rPr/>
      </w:pPr>
      <w:r w:rsidDel="00000000" w:rsidR="00000000" w:rsidRPr="00000000">
        <w:rPr>
          <w:rtl w:val="0"/>
        </w:rPr>
        <w:t xml:space="preserve">A higher </w:t>
      </w:r>
      <w:r w:rsidDel="00000000" w:rsidR="00000000" w:rsidRPr="00000000">
        <w:rPr>
          <w:b w:val="1"/>
          <w:rtl w:val="0"/>
        </w:rPr>
        <w:t xml:space="preserve">FICO score</w:t>
      </w:r>
      <w:r w:rsidDel="00000000" w:rsidR="00000000" w:rsidRPr="00000000">
        <w:rPr>
          <w:rtl w:val="0"/>
        </w:rPr>
        <w:t xml:space="preserve"> may correspond to a higher probability of loan approval.</w:t>
      </w:r>
    </w:p>
    <w:p w:rsidR="00000000" w:rsidDel="00000000" w:rsidP="00000000" w:rsidRDefault="00000000" w:rsidRPr="00000000" w14:paraId="0000051B">
      <w:pPr>
        <w:numPr>
          <w:ilvl w:val="1"/>
          <w:numId w:val="72"/>
        </w:numPr>
        <w:ind w:left="1440" w:hanging="360"/>
        <w:rPr/>
      </w:pPr>
      <w:r w:rsidDel="00000000" w:rsidR="00000000" w:rsidRPr="00000000">
        <w:rPr>
          <w:rtl w:val="0"/>
        </w:rPr>
        <w:t xml:space="preserve">Increased </w:t>
      </w:r>
      <w:r w:rsidDel="00000000" w:rsidR="00000000" w:rsidRPr="00000000">
        <w:rPr>
          <w:b w:val="1"/>
          <w:rtl w:val="0"/>
        </w:rPr>
        <w:t xml:space="preserve">debt</w:t>
      </w:r>
      <w:r w:rsidDel="00000000" w:rsidR="00000000" w:rsidRPr="00000000">
        <w:rPr>
          <w:rtl w:val="0"/>
        </w:rPr>
        <w:t xml:space="preserve"> may reduce the probability of loan approval.</w:t>
      </w:r>
    </w:p>
    <w:p w:rsidR="00000000" w:rsidDel="00000000" w:rsidP="00000000" w:rsidRDefault="00000000" w:rsidRPr="00000000" w14:paraId="0000051C">
      <w:pPr>
        <w:numPr>
          <w:ilvl w:val="1"/>
          <w:numId w:val="72"/>
        </w:numPr>
        <w:ind w:left="1440" w:hanging="360"/>
        <w:rPr/>
      </w:pPr>
      <w:r w:rsidDel="00000000" w:rsidR="00000000" w:rsidRPr="00000000">
        <w:rPr>
          <w:rtl w:val="0"/>
        </w:rPr>
        <w:t xml:space="preserve">A higher </w:t>
      </w:r>
      <w:r w:rsidDel="00000000" w:rsidR="00000000" w:rsidRPr="00000000">
        <w:rPr>
          <w:b w:val="1"/>
          <w:rtl w:val="0"/>
        </w:rPr>
        <w:t xml:space="preserve">number of credit cards</w:t>
      </w:r>
      <w:r w:rsidDel="00000000" w:rsidR="00000000" w:rsidRPr="00000000">
        <w:rPr>
          <w:rtl w:val="0"/>
        </w:rPr>
        <w:t xml:space="preserve"> might negatively affect loan approval likelihood.</w:t>
      </w:r>
    </w:p>
    <w:p w:rsidR="00000000" w:rsidDel="00000000" w:rsidP="00000000" w:rsidRDefault="00000000" w:rsidRPr="00000000" w14:paraId="0000051D">
      <w:pPr>
        <w:numPr>
          <w:ilvl w:val="0"/>
          <w:numId w:val="72"/>
        </w:numPr>
        <w:ind w:left="720" w:hanging="360"/>
        <w:rPr/>
      </w:pPr>
      <w:r w:rsidDel="00000000" w:rsidR="00000000" w:rsidRPr="00000000">
        <w:rPr>
          <w:b w:val="1"/>
          <w:rtl w:val="0"/>
        </w:rPr>
        <w:t xml:space="preserve">Concrete Example</w:t>
      </w:r>
      <w:r w:rsidDel="00000000" w:rsidR="00000000" w:rsidRPr="00000000">
        <w:rPr>
          <w:rtl w:val="0"/>
        </w:rPr>
        <w:t xml:space="preserve">:</w:t>
      </w:r>
    </w:p>
    <w:p w:rsidR="00000000" w:rsidDel="00000000" w:rsidP="00000000" w:rsidRDefault="00000000" w:rsidRPr="00000000" w14:paraId="0000051E">
      <w:pPr>
        <w:numPr>
          <w:ilvl w:val="1"/>
          <w:numId w:val="72"/>
        </w:numPr>
        <w:ind w:left="1440" w:hanging="360"/>
        <w:rPr/>
      </w:pPr>
      <w:r w:rsidDel="00000000" w:rsidR="00000000" w:rsidRPr="00000000">
        <w:rPr>
          <w:rtl w:val="0"/>
        </w:rPr>
        <w:t xml:space="preserve">Four hypothetical applicants are evaluated based on income, debt, number of credit cards, and FICO score.</w:t>
      </w:r>
    </w:p>
    <w:p w:rsidR="00000000" w:rsidDel="00000000" w:rsidP="00000000" w:rsidRDefault="00000000" w:rsidRPr="00000000" w14:paraId="0000051F">
      <w:pPr>
        <w:numPr>
          <w:ilvl w:val="1"/>
          <w:numId w:val="72"/>
        </w:numPr>
        <w:ind w:left="1440" w:hanging="360"/>
        <w:rPr/>
      </w:pPr>
      <w:r w:rsidDel="00000000" w:rsidR="00000000" w:rsidRPr="00000000">
        <w:rPr>
          <w:rtl w:val="0"/>
        </w:rPr>
        <w:t xml:space="preserve">If applicants with lower FICO scores are rejected while others with similar attributes (income, debt, credit cards) are accepted, it highlights the significance of the FICO score in the model’s decision-making.</w:t>
      </w:r>
    </w:p>
    <w:p w:rsidR="00000000" w:rsidDel="00000000" w:rsidP="00000000" w:rsidRDefault="00000000" w:rsidRPr="00000000" w14:paraId="00000520">
      <w:pPr>
        <w:numPr>
          <w:ilvl w:val="0"/>
          <w:numId w:val="72"/>
        </w:numPr>
        <w:ind w:left="720" w:hanging="360"/>
        <w:rPr/>
      </w:pPr>
      <w:r w:rsidDel="00000000" w:rsidR="00000000" w:rsidRPr="00000000">
        <w:rPr>
          <w:b w:val="1"/>
          <w:rtl w:val="0"/>
        </w:rPr>
        <w:t xml:space="preserve">Use Case</w:t>
      </w:r>
      <w:r w:rsidDel="00000000" w:rsidR="00000000" w:rsidRPr="00000000">
        <w:rPr>
          <w:rtl w:val="0"/>
        </w:rPr>
        <w:t xml:space="preserve">:</w:t>
      </w:r>
    </w:p>
    <w:p w:rsidR="00000000" w:rsidDel="00000000" w:rsidP="00000000" w:rsidRDefault="00000000" w:rsidRPr="00000000" w14:paraId="00000521">
      <w:pPr>
        <w:numPr>
          <w:ilvl w:val="1"/>
          <w:numId w:val="72"/>
        </w:numPr>
        <w:ind w:left="1440" w:hanging="360"/>
        <w:rPr/>
      </w:pPr>
      <w:r w:rsidDel="00000000" w:rsidR="00000000" w:rsidRPr="00000000">
        <w:rPr>
          <w:rtl w:val="0"/>
        </w:rPr>
        <w:t xml:space="preserve">By observing these plots, we can identify key drivers of the model’s predictions and provide insights into how to adjust feature values or weights to achieve desired outcomes.</w:t>
      </w:r>
    </w:p>
    <w:p w:rsidR="00000000" w:rsidDel="00000000" w:rsidP="00000000" w:rsidRDefault="00000000" w:rsidRPr="00000000" w14:paraId="00000522">
      <w:pPr>
        <w:rPr/>
      </w:pPr>
      <w:r w:rsidDel="00000000" w:rsidR="00000000" w:rsidRPr="00000000">
        <w:rPr>
          <w:rtl w:val="0"/>
        </w:rPr>
        <w:t xml:space="preserve">In interviews, discussing PDPs demonstrates your ability to explain model interpretability and diagnose feature importance effectively, which is critical for domains like credit risk modeling or fairness in decision-making systems.</w:t>
      </w:r>
    </w:p>
    <w:p w:rsidR="00000000" w:rsidDel="00000000" w:rsidP="00000000" w:rsidRDefault="00000000" w:rsidRPr="00000000" w14:paraId="00000523">
      <w:pPr>
        <w:rPr>
          <w:b w:val="1"/>
        </w:rPr>
      </w:pPr>
      <w:r w:rsidDel="00000000" w:rsidR="00000000" w:rsidRPr="00000000">
        <w:rPr>
          <w:b w:val="1"/>
          <w:rtl w:val="0"/>
        </w:rPr>
        <w:t xml:space="preserve">1. Handling Imbalanced Data (Solution #7.1)</w:t>
      </w:r>
    </w:p>
    <w:p w:rsidR="00000000" w:rsidDel="00000000" w:rsidP="00000000" w:rsidRDefault="00000000" w:rsidRPr="00000000" w14:paraId="00000524">
      <w:pPr>
        <w:numPr>
          <w:ilvl w:val="0"/>
          <w:numId w:val="73"/>
        </w:numPr>
        <w:ind w:left="720" w:hanging="360"/>
        <w:rPr/>
      </w:pPr>
      <w:r w:rsidDel="00000000" w:rsidR="00000000" w:rsidRPr="00000000">
        <w:rPr>
          <w:b w:val="1"/>
          <w:rtl w:val="0"/>
        </w:rPr>
        <w:t xml:space="preserve">Techniques</w:t>
      </w:r>
      <w:r w:rsidDel="00000000" w:rsidR="00000000" w:rsidRPr="00000000">
        <w:rPr>
          <w:rtl w:val="0"/>
        </w:rPr>
        <w:t xml:space="preserve">:</w:t>
      </w:r>
    </w:p>
    <w:p w:rsidR="00000000" w:rsidDel="00000000" w:rsidP="00000000" w:rsidRDefault="00000000" w:rsidRPr="00000000" w14:paraId="00000525">
      <w:pPr>
        <w:numPr>
          <w:ilvl w:val="1"/>
          <w:numId w:val="73"/>
        </w:numPr>
        <w:ind w:left="1440" w:hanging="360"/>
        <w:rPr/>
      </w:pPr>
      <w:r w:rsidDel="00000000" w:rsidR="00000000" w:rsidRPr="00000000">
        <w:rPr>
          <w:rtl w:val="0"/>
        </w:rPr>
        <w:t xml:space="preserve">Resample training sets (oversampling rare classes or undersampling abundant classes).</w:t>
      </w:r>
    </w:p>
    <w:p w:rsidR="00000000" w:rsidDel="00000000" w:rsidP="00000000" w:rsidRDefault="00000000" w:rsidRPr="00000000" w14:paraId="00000526">
      <w:pPr>
        <w:numPr>
          <w:ilvl w:val="1"/>
          <w:numId w:val="73"/>
        </w:numPr>
        <w:ind w:left="1440" w:hanging="360"/>
        <w:rPr/>
      </w:pPr>
      <w:r w:rsidDel="00000000" w:rsidR="00000000" w:rsidRPr="00000000">
        <w:rPr>
          <w:rtl w:val="0"/>
        </w:rPr>
        <w:t xml:space="preserve">Use SMOTE (Synthetic Minority Oversampling Technique) to generate synthetic examples.</w:t>
      </w:r>
    </w:p>
    <w:p w:rsidR="00000000" w:rsidDel="00000000" w:rsidP="00000000" w:rsidRDefault="00000000" w:rsidRPr="00000000" w14:paraId="00000527">
      <w:pPr>
        <w:numPr>
          <w:ilvl w:val="1"/>
          <w:numId w:val="73"/>
        </w:numPr>
        <w:ind w:left="1440" w:hanging="360"/>
        <w:rPr/>
      </w:pPr>
      <w:r w:rsidDel="00000000" w:rsidR="00000000" w:rsidRPr="00000000">
        <w:rPr>
          <w:rtl w:val="0"/>
        </w:rPr>
        <w:t xml:space="preserve">Adjust performance metrics (e.g., F1 Score, Precision, ROC Curve) instead of relying on accuracy.</w:t>
      </w:r>
    </w:p>
    <w:p w:rsidR="00000000" w:rsidDel="00000000" w:rsidP="00000000" w:rsidRDefault="00000000" w:rsidRPr="00000000" w14:paraId="00000528">
      <w:pPr>
        <w:numPr>
          <w:ilvl w:val="1"/>
          <w:numId w:val="73"/>
        </w:numPr>
        <w:ind w:left="1440" w:hanging="360"/>
        <w:rPr/>
      </w:pPr>
      <w:r w:rsidDel="00000000" w:rsidR="00000000" w:rsidRPr="00000000">
        <w:rPr>
          <w:rtl w:val="0"/>
        </w:rPr>
        <w:t xml:space="preserve">Use cost-sensitive learning or ensemble methods with different class ratios.</w:t>
      </w:r>
    </w:p>
    <w:p w:rsidR="00000000" w:rsidDel="00000000" w:rsidP="00000000" w:rsidRDefault="00000000" w:rsidRPr="00000000" w14:paraId="00000529">
      <w:pPr>
        <w:numPr>
          <w:ilvl w:val="0"/>
          <w:numId w:val="73"/>
        </w:numPr>
        <w:ind w:left="720" w:hanging="360"/>
        <w:rPr/>
      </w:pPr>
      <w:r w:rsidDel="00000000" w:rsidR="00000000" w:rsidRPr="00000000">
        <w:rPr>
          <w:b w:val="1"/>
          <w:rtl w:val="0"/>
        </w:rPr>
        <w:t xml:space="preserve">Takeaway</w:t>
      </w:r>
      <w:r w:rsidDel="00000000" w:rsidR="00000000" w:rsidRPr="00000000">
        <w:rPr>
          <w:rtl w:val="0"/>
        </w:rPr>
        <w:t xml:space="preserve">: Always emphasize aligning the solution to the business context and constraints.</w:t>
      </w:r>
    </w:p>
    <w:p w:rsidR="00000000" w:rsidDel="00000000" w:rsidP="00000000" w:rsidRDefault="00000000" w:rsidRPr="00000000" w14:paraId="000005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B">
      <w:pPr>
        <w:rPr>
          <w:b w:val="1"/>
        </w:rPr>
      </w:pPr>
      <w:r w:rsidDel="00000000" w:rsidR="00000000" w:rsidRPr="00000000">
        <w:rPr>
          <w:b w:val="1"/>
          <w:rtl w:val="0"/>
        </w:rPr>
        <w:t xml:space="preserve">2. Error Metrics: MSE vs. MAE (Solution #7.2)</w:t>
      </w:r>
    </w:p>
    <w:p w:rsidR="00000000" w:rsidDel="00000000" w:rsidP="00000000" w:rsidRDefault="00000000" w:rsidRPr="00000000" w14:paraId="0000052C">
      <w:pPr>
        <w:numPr>
          <w:ilvl w:val="0"/>
          <w:numId w:val="74"/>
        </w:numPr>
        <w:ind w:left="720" w:hanging="360"/>
        <w:rPr/>
      </w:pPr>
      <w:r w:rsidDel="00000000" w:rsidR="00000000" w:rsidRPr="00000000">
        <w:rPr>
          <w:b w:val="1"/>
          <w:rtl w:val="0"/>
        </w:rPr>
        <w:t xml:space="preserve">Key Differences</w:t>
      </w:r>
      <w:r w:rsidDel="00000000" w:rsidR="00000000" w:rsidRPr="00000000">
        <w:rPr>
          <w:rtl w:val="0"/>
        </w:rPr>
        <w:t xml:space="preserve">:</w:t>
      </w:r>
    </w:p>
    <w:p w:rsidR="00000000" w:rsidDel="00000000" w:rsidP="00000000" w:rsidRDefault="00000000" w:rsidRPr="00000000" w14:paraId="0000052D">
      <w:pPr>
        <w:numPr>
          <w:ilvl w:val="1"/>
          <w:numId w:val="74"/>
        </w:numPr>
        <w:ind w:left="1440" w:hanging="360"/>
        <w:rPr/>
      </w:pPr>
      <w:r w:rsidDel="00000000" w:rsidR="00000000" w:rsidRPr="00000000">
        <w:rPr>
          <w:rtl w:val="0"/>
        </w:rPr>
        <w:t xml:space="preserve">MSE: Squared errors give higher weight to outliers, making it suitable when large errors must be avoided.</w:t>
      </w:r>
    </w:p>
    <w:p w:rsidR="00000000" w:rsidDel="00000000" w:rsidP="00000000" w:rsidRDefault="00000000" w:rsidRPr="00000000" w14:paraId="0000052E">
      <w:pPr>
        <w:numPr>
          <w:ilvl w:val="1"/>
          <w:numId w:val="74"/>
        </w:numPr>
        <w:ind w:left="1440" w:hanging="360"/>
        <w:rPr/>
      </w:pPr>
      <w:r w:rsidDel="00000000" w:rsidR="00000000" w:rsidRPr="00000000">
        <w:rPr>
          <w:rtl w:val="0"/>
        </w:rPr>
        <w:t xml:space="preserve">MAE: Robust to outliers and computationally simpler, minimizing the conditional median.</w:t>
      </w:r>
    </w:p>
    <w:p w:rsidR="00000000" w:rsidDel="00000000" w:rsidP="00000000" w:rsidRDefault="00000000" w:rsidRPr="00000000" w14:paraId="0000052F">
      <w:pPr>
        <w:numPr>
          <w:ilvl w:val="0"/>
          <w:numId w:val="74"/>
        </w:numPr>
        <w:ind w:left="720" w:hanging="360"/>
        <w:rPr/>
      </w:pPr>
      <w:r w:rsidDel="00000000" w:rsidR="00000000" w:rsidRPr="00000000">
        <w:rPr>
          <w:b w:val="1"/>
          <w:rtl w:val="0"/>
        </w:rPr>
        <w:t xml:space="preserve">Takeaway</w:t>
      </w:r>
      <w:r w:rsidDel="00000000" w:rsidR="00000000" w:rsidRPr="00000000">
        <w:rPr>
          <w:rtl w:val="0"/>
        </w:rPr>
        <w:t xml:space="preserve">: Choose the metric based on robustness to outliers and computational constraints.</w:t>
      </w:r>
    </w:p>
    <w:p w:rsidR="00000000" w:rsidDel="00000000" w:rsidP="00000000" w:rsidRDefault="00000000" w:rsidRPr="00000000" w14:paraId="000005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1">
      <w:pPr>
        <w:rPr>
          <w:b w:val="1"/>
        </w:rPr>
      </w:pPr>
      <w:r w:rsidDel="00000000" w:rsidR="00000000" w:rsidRPr="00000000">
        <w:rPr>
          <w:b w:val="1"/>
          <w:rtl w:val="0"/>
        </w:rPr>
        <w:t xml:space="preserve">3. Choosing the Optimal Number of Clusters (Solution #7.3)</w:t>
      </w:r>
    </w:p>
    <w:p w:rsidR="00000000" w:rsidDel="00000000" w:rsidP="00000000" w:rsidRDefault="00000000" w:rsidRPr="00000000" w14:paraId="00000532">
      <w:pPr>
        <w:numPr>
          <w:ilvl w:val="0"/>
          <w:numId w:val="75"/>
        </w:numPr>
        <w:ind w:left="720" w:hanging="360"/>
        <w:rPr/>
      </w:pPr>
      <w:r w:rsidDel="00000000" w:rsidR="00000000" w:rsidRPr="00000000">
        <w:rPr>
          <w:b w:val="1"/>
          <w:rtl w:val="0"/>
        </w:rPr>
        <w:t xml:space="preserve">Methods</w:t>
      </w:r>
      <w:r w:rsidDel="00000000" w:rsidR="00000000" w:rsidRPr="00000000">
        <w:rPr>
          <w:rtl w:val="0"/>
        </w:rPr>
        <w:t xml:space="preserve">:</w:t>
      </w:r>
    </w:p>
    <w:p w:rsidR="00000000" w:rsidDel="00000000" w:rsidP="00000000" w:rsidRDefault="00000000" w:rsidRPr="00000000" w14:paraId="00000533">
      <w:pPr>
        <w:numPr>
          <w:ilvl w:val="1"/>
          <w:numId w:val="75"/>
        </w:numPr>
        <w:ind w:left="1440" w:hanging="360"/>
        <w:rPr/>
      </w:pPr>
      <w:r w:rsidDel="00000000" w:rsidR="00000000" w:rsidRPr="00000000">
        <w:rPr>
          <w:b w:val="1"/>
          <w:rtl w:val="0"/>
        </w:rPr>
        <w:t xml:space="preserve">Elbow Method</w:t>
      </w:r>
      <w:r w:rsidDel="00000000" w:rsidR="00000000" w:rsidRPr="00000000">
        <w:rPr>
          <w:rtl w:val="0"/>
        </w:rPr>
        <w:t xml:space="preserve">: Look for the "knee" in the graph where the explained variation stabilizes.</w:t>
      </w:r>
    </w:p>
    <w:p w:rsidR="00000000" w:rsidDel="00000000" w:rsidP="00000000" w:rsidRDefault="00000000" w:rsidRPr="00000000" w14:paraId="00000534">
      <w:pPr>
        <w:numPr>
          <w:ilvl w:val="1"/>
          <w:numId w:val="75"/>
        </w:numPr>
        <w:ind w:left="1440" w:hanging="360"/>
        <w:rPr/>
      </w:pPr>
      <w:r w:rsidDel="00000000" w:rsidR="00000000" w:rsidRPr="00000000">
        <w:rPr>
          <w:b w:val="1"/>
          <w:rtl w:val="0"/>
        </w:rPr>
        <w:t xml:space="preserve">Silhouette Method</w:t>
      </w:r>
      <w:r w:rsidDel="00000000" w:rsidR="00000000" w:rsidRPr="00000000">
        <w:rPr>
          <w:rtl w:val="0"/>
        </w:rPr>
        <w:t xml:space="preserve">: Measures how similar points are within a cluster compared to other clusters.</w:t>
      </w:r>
    </w:p>
    <w:p w:rsidR="00000000" w:rsidDel="00000000" w:rsidP="00000000" w:rsidRDefault="00000000" w:rsidRPr="00000000" w14:paraId="00000535">
      <w:pPr>
        <w:numPr>
          <w:ilvl w:val="0"/>
          <w:numId w:val="75"/>
        </w:numPr>
        <w:ind w:left="720" w:hanging="360"/>
        <w:rPr/>
      </w:pPr>
      <w:r w:rsidDel="00000000" w:rsidR="00000000" w:rsidRPr="00000000">
        <w:rPr>
          <w:b w:val="1"/>
          <w:rtl w:val="0"/>
        </w:rPr>
        <w:t xml:space="preserve">Takeaway</w:t>
      </w:r>
      <w:r w:rsidDel="00000000" w:rsidR="00000000" w:rsidRPr="00000000">
        <w:rPr>
          <w:rtl w:val="0"/>
        </w:rPr>
        <w:t xml:space="preserve">: Use a combination of business intuition and metrics like silhouette scores for practical decision-making.</w:t>
      </w:r>
    </w:p>
    <w:p w:rsidR="00000000" w:rsidDel="00000000" w:rsidP="00000000" w:rsidRDefault="00000000" w:rsidRPr="00000000" w14:paraId="000005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7">
      <w:pPr>
        <w:rPr>
          <w:b w:val="1"/>
        </w:rPr>
      </w:pPr>
      <w:r w:rsidDel="00000000" w:rsidR="00000000" w:rsidRPr="00000000">
        <w:rPr>
          <w:b w:val="1"/>
          <w:rtl w:val="0"/>
        </w:rPr>
        <w:t xml:space="preserve">4. Handling Outliers (Solution #7.4)</w:t>
      </w:r>
    </w:p>
    <w:p w:rsidR="00000000" w:rsidDel="00000000" w:rsidP="00000000" w:rsidRDefault="00000000" w:rsidRPr="00000000" w14:paraId="00000538">
      <w:pPr>
        <w:numPr>
          <w:ilvl w:val="0"/>
          <w:numId w:val="76"/>
        </w:numPr>
        <w:ind w:left="720" w:hanging="360"/>
        <w:rPr/>
      </w:pPr>
      <w:r w:rsidDel="00000000" w:rsidR="00000000" w:rsidRPr="00000000">
        <w:rPr>
          <w:b w:val="1"/>
          <w:rtl w:val="0"/>
        </w:rPr>
        <w:t xml:space="preserve">Strategies</w:t>
      </w:r>
      <w:r w:rsidDel="00000000" w:rsidR="00000000" w:rsidRPr="00000000">
        <w:rPr>
          <w:rtl w:val="0"/>
        </w:rPr>
        <w:t xml:space="preserve">:</w:t>
      </w:r>
    </w:p>
    <w:p w:rsidR="00000000" w:rsidDel="00000000" w:rsidP="00000000" w:rsidRDefault="00000000" w:rsidRPr="00000000" w14:paraId="00000539">
      <w:pPr>
        <w:numPr>
          <w:ilvl w:val="1"/>
          <w:numId w:val="76"/>
        </w:numPr>
        <w:ind w:left="1440" w:hanging="360"/>
        <w:rPr/>
      </w:pPr>
      <w:r w:rsidDel="00000000" w:rsidR="00000000" w:rsidRPr="00000000">
        <w:rPr>
          <w:rtl w:val="0"/>
        </w:rPr>
        <w:t xml:space="preserve">Add regularization (e.g., L1 or L2 regularization).</w:t>
      </w:r>
    </w:p>
    <w:p w:rsidR="00000000" w:rsidDel="00000000" w:rsidP="00000000" w:rsidRDefault="00000000" w:rsidRPr="00000000" w14:paraId="0000053A">
      <w:pPr>
        <w:numPr>
          <w:ilvl w:val="1"/>
          <w:numId w:val="76"/>
        </w:numPr>
        <w:ind w:left="1440" w:hanging="360"/>
        <w:rPr/>
      </w:pPr>
      <w:r w:rsidDel="00000000" w:rsidR="00000000" w:rsidRPr="00000000">
        <w:rPr>
          <w:rtl w:val="0"/>
        </w:rPr>
        <w:t xml:space="preserve">Winsorize data: Cap values at specific percentiles (e.g., 5% and 95%).</w:t>
      </w:r>
    </w:p>
    <w:p w:rsidR="00000000" w:rsidDel="00000000" w:rsidP="00000000" w:rsidRDefault="00000000" w:rsidRPr="00000000" w14:paraId="0000053B">
      <w:pPr>
        <w:numPr>
          <w:ilvl w:val="1"/>
          <w:numId w:val="76"/>
        </w:numPr>
        <w:ind w:left="1440" w:hanging="360"/>
        <w:rPr/>
      </w:pPr>
      <w:r w:rsidDel="00000000" w:rsidR="00000000" w:rsidRPr="00000000">
        <w:rPr>
          <w:rtl w:val="0"/>
        </w:rPr>
        <w:t xml:space="preserve">Transform data: Log transformations for skewed data.</w:t>
      </w:r>
    </w:p>
    <w:p w:rsidR="00000000" w:rsidDel="00000000" w:rsidP="00000000" w:rsidRDefault="00000000" w:rsidRPr="00000000" w14:paraId="0000053C">
      <w:pPr>
        <w:numPr>
          <w:ilvl w:val="1"/>
          <w:numId w:val="76"/>
        </w:numPr>
        <w:ind w:left="1440" w:hanging="360"/>
        <w:rPr/>
      </w:pPr>
      <w:r w:rsidDel="00000000" w:rsidR="00000000" w:rsidRPr="00000000">
        <w:rPr>
          <w:rtl w:val="0"/>
        </w:rPr>
        <w:t xml:space="preserve">Use robust models like tree-based algorithms.</w:t>
      </w:r>
    </w:p>
    <w:p w:rsidR="00000000" w:rsidDel="00000000" w:rsidP="00000000" w:rsidRDefault="00000000" w:rsidRPr="00000000" w14:paraId="0000053D">
      <w:pPr>
        <w:numPr>
          <w:ilvl w:val="0"/>
          <w:numId w:val="76"/>
        </w:numPr>
        <w:ind w:left="720" w:hanging="360"/>
        <w:rPr/>
      </w:pPr>
      <w:r w:rsidDel="00000000" w:rsidR="00000000" w:rsidRPr="00000000">
        <w:rPr>
          <w:b w:val="1"/>
          <w:rtl w:val="0"/>
        </w:rPr>
        <w:t xml:space="preserve">Takeaway</w:t>
      </w:r>
      <w:r w:rsidDel="00000000" w:rsidR="00000000" w:rsidRPr="00000000">
        <w:rPr>
          <w:rtl w:val="0"/>
        </w:rPr>
        <w:t xml:space="preserve">: Outliers should only be removed if confirmed as true anomalies after investigation.</w:t>
      </w:r>
    </w:p>
    <w:p w:rsidR="00000000" w:rsidDel="00000000" w:rsidP="00000000" w:rsidRDefault="00000000" w:rsidRPr="00000000" w14:paraId="000005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F">
      <w:pPr>
        <w:rPr>
          <w:b w:val="1"/>
        </w:rPr>
      </w:pPr>
      <w:r w:rsidDel="00000000" w:rsidR="00000000" w:rsidRPr="00000000">
        <w:rPr>
          <w:b w:val="1"/>
          <w:rtl w:val="0"/>
        </w:rPr>
        <w:t xml:space="preserve">5. Addressing Correlated Predictors in Regression (Solution #7.5)</w:t>
      </w:r>
    </w:p>
    <w:p w:rsidR="00000000" w:rsidDel="00000000" w:rsidP="00000000" w:rsidRDefault="00000000" w:rsidRPr="00000000" w14:paraId="00000540">
      <w:pPr>
        <w:numPr>
          <w:ilvl w:val="0"/>
          <w:numId w:val="77"/>
        </w:numPr>
        <w:ind w:left="720" w:hanging="360"/>
        <w:rPr/>
      </w:pPr>
      <w:r w:rsidDel="00000000" w:rsidR="00000000" w:rsidRPr="00000000">
        <w:rPr>
          <w:b w:val="1"/>
          <w:rtl w:val="0"/>
        </w:rPr>
        <w:t xml:space="preserve">Challenges</w:t>
      </w:r>
      <w:r w:rsidDel="00000000" w:rsidR="00000000" w:rsidRPr="00000000">
        <w:rPr>
          <w:rtl w:val="0"/>
        </w:rPr>
        <w:t xml:space="preserve">:</w:t>
      </w:r>
    </w:p>
    <w:p w:rsidR="00000000" w:rsidDel="00000000" w:rsidP="00000000" w:rsidRDefault="00000000" w:rsidRPr="00000000" w14:paraId="00000541">
      <w:pPr>
        <w:numPr>
          <w:ilvl w:val="1"/>
          <w:numId w:val="77"/>
        </w:numPr>
        <w:ind w:left="1440" w:hanging="360"/>
        <w:rPr/>
      </w:pPr>
      <w:r w:rsidDel="00000000" w:rsidR="00000000" w:rsidRPr="00000000">
        <w:rPr>
          <w:rtl w:val="0"/>
        </w:rPr>
        <w:t xml:space="preserve">Coefficient estimates may vary drastically due to multicollinearity.</w:t>
      </w:r>
    </w:p>
    <w:p w:rsidR="00000000" w:rsidDel="00000000" w:rsidP="00000000" w:rsidRDefault="00000000" w:rsidRPr="00000000" w14:paraId="00000542">
      <w:pPr>
        <w:numPr>
          <w:ilvl w:val="1"/>
          <w:numId w:val="77"/>
        </w:numPr>
        <w:ind w:left="1440" w:hanging="360"/>
        <w:rPr/>
      </w:pPr>
      <w:r w:rsidDel="00000000" w:rsidR="00000000" w:rsidRPr="00000000">
        <w:rPr>
          <w:rtl w:val="0"/>
        </w:rPr>
        <w:t xml:space="preserve">Misleading p-values and confidence intervals.</w:t>
      </w:r>
    </w:p>
    <w:p w:rsidR="00000000" w:rsidDel="00000000" w:rsidP="00000000" w:rsidRDefault="00000000" w:rsidRPr="00000000" w14:paraId="00000543">
      <w:pPr>
        <w:numPr>
          <w:ilvl w:val="0"/>
          <w:numId w:val="77"/>
        </w:numPr>
        <w:ind w:left="720" w:hanging="360"/>
        <w:rPr/>
      </w:pPr>
      <w:r w:rsidDel="00000000" w:rsidR="00000000" w:rsidRPr="00000000">
        <w:rPr>
          <w:b w:val="1"/>
          <w:rtl w:val="0"/>
        </w:rPr>
        <w:t xml:space="preserve">Solutions</w:t>
      </w:r>
      <w:r w:rsidDel="00000000" w:rsidR="00000000" w:rsidRPr="00000000">
        <w:rPr>
          <w:rtl w:val="0"/>
        </w:rPr>
        <w:t xml:space="preserve">:</w:t>
      </w:r>
    </w:p>
    <w:p w:rsidR="00000000" w:rsidDel="00000000" w:rsidP="00000000" w:rsidRDefault="00000000" w:rsidRPr="00000000" w14:paraId="00000544">
      <w:pPr>
        <w:numPr>
          <w:ilvl w:val="1"/>
          <w:numId w:val="77"/>
        </w:numPr>
        <w:ind w:left="1440" w:hanging="360"/>
        <w:rPr/>
      </w:pPr>
      <w:r w:rsidDel="00000000" w:rsidR="00000000" w:rsidRPr="00000000">
        <w:rPr>
          <w:rtl w:val="0"/>
        </w:rPr>
        <w:t xml:space="preserve">Remove or combine correlated predictors (e.g., interaction terms).</w:t>
      </w:r>
    </w:p>
    <w:p w:rsidR="00000000" w:rsidDel="00000000" w:rsidP="00000000" w:rsidRDefault="00000000" w:rsidRPr="00000000" w14:paraId="00000545">
      <w:pPr>
        <w:numPr>
          <w:ilvl w:val="1"/>
          <w:numId w:val="77"/>
        </w:numPr>
        <w:ind w:left="1440" w:hanging="360"/>
        <w:rPr/>
      </w:pPr>
      <w:r w:rsidDel="00000000" w:rsidR="00000000" w:rsidRPr="00000000">
        <w:rPr>
          <w:rtl w:val="0"/>
        </w:rPr>
        <w:t xml:space="preserve">Apply regularization methods (e.g., Ridge Regression).</w:t>
      </w:r>
    </w:p>
    <w:p w:rsidR="00000000" w:rsidDel="00000000" w:rsidP="00000000" w:rsidRDefault="00000000" w:rsidRPr="00000000" w14:paraId="00000546">
      <w:pPr>
        <w:numPr>
          <w:ilvl w:val="0"/>
          <w:numId w:val="77"/>
        </w:numPr>
        <w:ind w:left="720" w:hanging="360"/>
        <w:rPr/>
      </w:pPr>
      <w:r w:rsidDel="00000000" w:rsidR="00000000" w:rsidRPr="00000000">
        <w:rPr>
          <w:b w:val="1"/>
          <w:rtl w:val="0"/>
        </w:rPr>
        <w:t xml:space="preserve">Takeaway</w:t>
      </w:r>
      <w:r w:rsidDel="00000000" w:rsidR="00000000" w:rsidRPr="00000000">
        <w:rPr>
          <w:rtl w:val="0"/>
        </w:rPr>
        <w:t xml:space="preserve">: Understand the root cause of correlation and address it appropriately to avoid biased interpretations.</w:t>
      </w:r>
    </w:p>
    <w:p w:rsidR="00000000" w:rsidDel="00000000" w:rsidP="00000000" w:rsidRDefault="00000000" w:rsidRPr="00000000" w14:paraId="000005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8">
      <w:pPr>
        <w:rPr>
          <w:b w:val="1"/>
        </w:rPr>
      </w:pPr>
      <w:r w:rsidDel="00000000" w:rsidR="00000000" w:rsidRPr="00000000">
        <w:rPr>
          <w:b w:val="1"/>
          <w:rtl w:val="0"/>
        </w:rPr>
        <w:t xml:space="preserve">6. Advantages of Random Forests (Solution #7.6)</w:t>
      </w:r>
    </w:p>
    <w:p w:rsidR="00000000" w:rsidDel="00000000" w:rsidP="00000000" w:rsidRDefault="00000000" w:rsidRPr="00000000" w14:paraId="00000549">
      <w:pPr>
        <w:numPr>
          <w:ilvl w:val="0"/>
          <w:numId w:val="79"/>
        </w:numPr>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54A">
      <w:pPr>
        <w:numPr>
          <w:ilvl w:val="1"/>
          <w:numId w:val="79"/>
        </w:numPr>
        <w:ind w:left="1440" w:hanging="360"/>
        <w:rPr/>
      </w:pPr>
      <w:r w:rsidDel="00000000" w:rsidR="00000000" w:rsidRPr="00000000">
        <w:rPr>
          <w:rtl w:val="0"/>
        </w:rPr>
        <w:t xml:space="preserve">Reduces overfitting by averaging multiple decision trees (bootstrap aggregation).</w:t>
      </w:r>
    </w:p>
    <w:p w:rsidR="00000000" w:rsidDel="00000000" w:rsidP="00000000" w:rsidRDefault="00000000" w:rsidRPr="00000000" w14:paraId="0000054B">
      <w:pPr>
        <w:numPr>
          <w:ilvl w:val="1"/>
          <w:numId w:val="79"/>
        </w:numPr>
        <w:ind w:left="1440" w:hanging="360"/>
        <w:rPr/>
      </w:pPr>
      <w:r w:rsidDel="00000000" w:rsidR="00000000" w:rsidRPr="00000000">
        <w:rPr>
          <w:rtl w:val="0"/>
        </w:rPr>
        <w:t xml:space="preserve">Randomized feature selection reduces correlation between trees, improving generalization.</w:t>
      </w:r>
    </w:p>
    <w:p w:rsidR="00000000" w:rsidDel="00000000" w:rsidP="00000000" w:rsidRDefault="00000000" w:rsidRPr="00000000" w14:paraId="0000054C">
      <w:pPr>
        <w:numPr>
          <w:ilvl w:val="1"/>
          <w:numId w:val="79"/>
        </w:numPr>
        <w:ind w:left="1440" w:hanging="360"/>
        <w:rPr/>
      </w:pPr>
      <w:r w:rsidDel="00000000" w:rsidR="00000000" w:rsidRPr="00000000">
        <w:rPr>
          <w:rtl w:val="0"/>
        </w:rPr>
        <w:t xml:space="preserve">Provides interpretable feature importance.</w:t>
      </w:r>
    </w:p>
    <w:p w:rsidR="00000000" w:rsidDel="00000000" w:rsidP="00000000" w:rsidRDefault="00000000" w:rsidRPr="00000000" w14:paraId="0000054D">
      <w:pPr>
        <w:numPr>
          <w:ilvl w:val="0"/>
          <w:numId w:val="79"/>
        </w:numPr>
        <w:ind w:left="720" w:hanging="360"/>
        <w:rPr/>
      </w:pPr>
      <w:r w:rsidDel="00000000" w:rsidR="00000000" w:rsidRPr="00000000">
        <w:rPr>
          <w:b w:val="1"/>
          <w:rtl w:val="0"/>
        </w:rPr>
        <w:t xml:space="preserve">Takeaway</w:t>
      </w:r>
      <w:r w:rsidDel="00000000" w:rsidR="00000000" w:rsidRPr="00000000">
        <w:rPr>
          <w:rtl w:val="0"/>
        </w:rPr>
        <w:t xml:space="preserve">: Random Forests strike a balance between simplicity, robustness, and explainability, making them a versatile tool.</w:t>
      </w:r>
    </w:p>
    <w:p w:rsidR="00000000" w:rsidDel="00000000" w:rsidP="00000000" w:rsidRDefault="00000000" w:rsidRPr="00000000" w14:paraId="000005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F">
      <w:pPr>
        <w:rPr>
          <w:b w:val="1"/>
        </w:rPr>
      </w:pPr>
      <w:r w:rsidDel="00000000" w:rsidR="00000000" w:rsidRPr="00000000">
        <w:rPr>
          <w:b w:val="1"/>
          <w:rtl w:val="0"/>
        </w:rPr>
        <w:t xml:space="preserve">7. Handling Missing Data (Solution #7.7)</w:t>
      </w:r>
    </w:p>
    <w:p w:rsidR="00000000" w:rsidDel="00000000" w:rsidP="00000000" w:rsidRDefault="00000000" w:rsidRPr="00000000" w14:paraId="00000550">
      <w:pPr>
        <w:numPr>
          <w:ilvl w:val="0"/>
          <w:numId w:val="80"/>
        </w:numPr>
        <w:ind w:left="720" w:hanging="360"/>
        <w:rPr/>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551">
      <w:pPr>
        <w:numPr>
          <w:ilvl w:val="1"/>
          <w:numId w:val="80"/>
        </w:numPr>
        <w:ind w:left="1440" w:hanging="360"/>
        <w:rPr/>
      </w:pPr>
      <w:r w:rsidDel="00000000" w:rsidR="00000000" w:rsidRPr="00000000">
        <w:rPr>
          <w:rtl w:val="0"/>
        </w:rPr>
        <w:t xml:space="preserve">Clarify the nature of missing data (e.g., MCAR, MAR, NMAR).</w:t>
      </w:r>
    </w:p>
    <w:p w:rsidR="00000000" w:rsidDel="00000000" w:rsidP="00000000" w:rsidRDefault="00000000" w:rsidRPr="00000000" w14:paraId="00000552">
      <w:pPr>
        <w:numPr>
          <w:ilvl w:val="1"/>
          <w:numId w:val="80"/>
        </w:numPr>
        <w:ind w:left="1440" w:hanging="360"/>
        <w:rPr/>
      </w:pPr>
      <w:r w:rsidDel="00000000" w:rsidR="00000000" w:rsidRPr="00000000">
        <w:rPr>
          <w:rtl w:val="0"/>
        </w:rPr>
        <w:t xml:space="preserve">Establish a baseline to understand the business impact of missing data.</w:t>
      </w:r>
    </w:p>
    <w:p w:rsidR="00000000" w:rsidDel="00000000" w:rsidP="00000000" w:rsidRDefault="00000000" w:rsidRPr="00000000" w14:paraId="00000553">
      <w:pPr>
        <w:numPr>
          <w:ilvl w:val="1"/>
          <w:numId w:val="80"/>
        </w:numPr>
        <w:ind w:left="1440" w:hanging="360"/>
        <w:rPr/>
      </w:pPr>
      <w:r w:rsidDel="00000000" w:rsidR="00000000" w:rsidRPr="00000000">
        <w:rPr>
          <w:rtl w:val="0"/>
        </w:rPr>
        <w:t xml:space="preserve">Impute missing values using statistical or advanced methods (e.g., k-NN, regression).</w:t>
      </w:r>
    </w:p>
    <w:p w:rsidR="00000000" w:rsidDel="00000000" w:rsidP="00000000" w:rsidRDefault="00000000" w:rsidRPr="00000000" w14:paraId="00000554">
      <w:pPr>
        <w:numPr>
          <w:ilvl w:val="1"/>
          <w:numId w:val="80"/>
        </w:numPr>
        <w:ind w:left="1440" w:hanging="360"/>
        <w:rPr/>
      </w:pPr>
      <w:r w:rsidDel="00000000" w:rsidR="00000000" w:rsidRPr="00000000">
        <w:rPr>
          <w:rtl w:val="0"/>
        </w:rPr>
        <w:t xml:space="preserve">Validate performance with and without imputed data to assess improvements.</w:t>
      </w:r>
    </w:p>
    <w:p w:rsidR="00000000" w:rsidDel="00000000" w:rsidP="00000000" w:rsidRDefault="00000000" w:rsidRPr="00000000" w14:paraId="00000555">
      <w:pPr>
        <w:numPr>
          <w:ilvl w:val="0"/>
          <w:numId w:val="80"/>
        </w:numPr>
        <w:ind w:left="720" w:hanging="360"/>
        <w:rPr/>
      </w:pPr>
      <w:r w:rsidDel="00000000" w:rsidR="00000000" w:rsidRPr="00000000">
        <w:rPr>
          <w:b w:val="1"/>
          <w:rtl w:val="0"/>
        </w:rPr>
        <w:t xml:space="preserve">Takeaway</w:t>
      </w:r>
      <w:r w:rsidDel="00000000" w:rsidR="00000000" w:rsidRPr="00000000">
        <w:rPr>
          <w:rtl w:val="0"/>
        </w:rPr>
        <w:t xml:space="preserve">: Context matters—analyze why data is missing before deciding how to address it.</w:t>
      </w:r>
    </w:p>
    <w:p w:rsidR="00000000" w:rsidDel="00000000" w:rsidP="00000000" w:rsidRDefault="00000000" w:rsidRPr="00000000" w14:paraId="000005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7">
      <w:pPr>
        <w:rPr>
          <w:b w:val="1"/>
        </w:rPr>
      </w:pPr>
      <w:r w:rsidDel="00000000" w:rsidR="00000000" w:rsidRPr="00000000">
        <w:rPr>
          <w:b w:val="1"/>
          <w:rtl w:val="0"/>
        </w:rPr>
        <w:t xml:space="preserve">8. Improving Logistic Regression (Solution #7.8)</w:t>
      </w:r>
    </w:p>
    <w:p w:rsidR="00000000" w:rsidDel="00000000" w:rsidP="00000000" w:rsidRDefault="00000000" w:rsidRPr="00000000" w14:paraId="00000558">
      <w:pPr>
        <w:numPr>
          <w:ilvl w:val="0"/>
          <w:numId w:val="81"/>
        </w:numPr>
        <w:ind w:left="720" w:hanging="360"/>
        <w:rPr/>
      </w:pPr>
      <w:r w:rsidDel="00000000" w:rsidR="00000000" w:rsidRPr="00000000">
        <w:rPr>
          <w:b w:val="1"/>
          <w:rtl w:val="0"/>
        </w:rPr>
        <w:t xml:space="preserve">Suggestions</w:t>
      </w:r>
      <w:r w:rsidDel="00000000" w:rsidR="00000000" w:rsidRPr="00000000">
        <w:rPr>
          <w:rtl w:val="0"/>
        </w:rPr>
        <w:t xml:space="preserve">:</w:t>
      </w:r>
    </w:p>
    <w:p w:rsidR="00000000" w:rsidDel="00000000" w:rsidP="00000000" w:rsidRDefault="00000000" w:rsidRPr="00000000" w14:paraId="00000559">
      <w:pPr>
        <w:numPr>
          <w:ilvl w:val="1"/>
          <w:numId w:val="81"/>
        </w:numPr>
        <w:ind w:left="1440" w:hanging="360"/>
        <w:rPr/>
      </w:pPr>
      <w:r w:rsidDel="00000000" w:rsidR="00000000" w:rsidRPr="00000000">
        <w:rPr>
          <w:rtl w:val="0"/>
        </w:rPr>
        <w:t xml:space="preserve">Normalize features to ensure no single variable dominates.</w:t>
      </w:r>
    </w:p>
    <w:p w:rsidR="00000000" w:rsidDel="00000000" w:rsidP="00000000" w:rsidRDefault="00000000" w:rsidRPr="00000000" w14:paraId="0000055A">
      <w:pPr>
        <w:numPr>
          <w:ilvl w:val="1"/>
          <w:numId w:val="81"/>
        </w:numPr>
        <w:ind w:left="1440" w:hanging="360"/>
        <w:rPr/>
      </w:pPr>
      <w:r w:rsidDel="00000000" w:rsidR="00000000" w:rsidRPr="00000000">
        <w:rPr>
          <w:rtl w:val="0"/>
        </w:rPr>
        <w:t xml:space="preserve">Add relevant features to reduce high bias.</w:t>
      </w:r>
    </w:p>
    <w:p w:rsidR="00000000" w:rsidDel="00000000" w:rsidP="00000000" w:rsidRDefault="00000000" w:rsidRPr="00000000" w14:paraId="0000055B">
      <w:pPr>
        <w:numPr>
          <w:ilvl w:val="1"/>
          <w:numId w:val="81"/>
        </w:numPr>
        <w:ind w:left="1440" w:hanging="360"/>
        <w:rPr/>
      </w:pPr>
      <w:r w:rsidDel="00000000" w:rsidR="00000000" w:rsidRPr="00000000">
        <w:rPr>
          <w:rtl w:val="0"/>
        </w:rPr>
        <w:t xml:space="preserve">Address outliers and noise in the data.</w:t>
      </w:r>
    </w:p>
    <w:p w:rsidR="00000000" w:rsidDel="00000000" w:rsidP="00000000" w:rsidRDefault="00000000" w:rsidRPr="00000000" w14:paraId="0000055C">
      <w:pPr>
        <w:numPr>
          <w:ilvl w:val="1"/>
          <w:numId w:val="81"/>
        </w:numPr>
        <w:ind w:left="1440" w:hanging="360"/>
        <w:rPr/>
      </w:pPr>
      <w:r w:rsidDel="00000000" w:rsidR="00000000" w:rsidRPr="00000000">
        <w:rPr>
          <w:rtl w:val="0"/>
        </w:rPr>
        <w:t xml:space="preserve">Use cross-validation and hyperparameter tuning for better generalization.</w:t>
      </w:r>
    </w:p>
    <w:p w:rsidR="00000000" w:rsidDel="00000000" w:rsidP="00000000" w:rsidRDefault="00000000" w:rsidRPr="00000000" w14:paraId="0000055D">
      <w:pPr>
        <w:numPr>
          <w:ilvl w:val="1"/>
          <w:numId w:val="81"/>
        </w:numPr>
        <w:ind w:left="1440" w:hanging="360"/>
        <w:rPr/>
      </w:pPr>
      <w:r w:rsidDel="00000000" w:rsidR="00000000" w:rsidRPr="00000000">
        <w:rPr>
          <w:rtl w:val="0"/>
        </w:rPr>
        <w:t xml:space="preserve">Explore non-linear models (e.g., SVM, neural networks) if linear separability isn’t achieved.</w:t>
      </w:r>
    </w:p>
    <w:p w:rsidR="00000000" w:rsidDel="00000000" w:rsidP="00000000" w:rsidRDefault="00000000" w:rsidRPr="00000000" w14:paraId="0000055E">
      <w:pPr>
        <w:numPr>
          <w:ilvl w:val="0"/>
          <w:numId w:val="81"/>
        </w:numPr>
        <w:ind w:left="720" w:hanging="360"/>
        <w:rPr/>
      </w:pPr>
      <w:r w:rsidDel="00000000" w:rsidR="00000000" w:rsidRPr="00000000">
        <w:rPr>
          <w:b w:val="1"/>
          <w:rtl w:val="0"/>
        </w:rPr>
        <w:t xml:space="preserve">Takeaway</w:t>
      </w:r>
      <w:r w:rsidDel="00000000" w:rsidR="00000000" w:rsidRPr="00000000">
        <w:rPr>
          <w:rtl w:val="0"/>
        </w:rPr>
        <w:t xml:space="preserve">: Start with diagnostics (e.g., bias-variance tradeoff) and iterate based on observations.</w:t>
      </w:r>
    </w:p>
    <w:p w:rsidR="00000000" w:rsidDel="00000000" w:rsidP="00000000" w:rsidRDefault="00000000" w:rsidRPr="00000000" w14:paraId="000005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0">
      <w:pPr>
        <w:rPr>
          <w:b w:val="1"/>
        </w:rPr>
      </w:pPr>
      <w:r w:rsidDel="00000000" w:rsidR="00000000" w:rsidRPr="00000000">
        <w:rPr>
          <w:b w:val="1"/>
          <w:rtl w:val="0"/>
        </w:rPr>
        <w:t xml:space="preserve">9. Gradient Boosting vs. Random Forests (Solution #7.10)</w:t>
      </w:r>
    </w:p>
    <w:p w:rsidR="00000000" w:rsidDel="00000000" w:rsidP="00000000" w:rsidRDefault="00000000" w:rsidRPr="00000000" w14:paraId="00000561">
      <w:pPr>
        <w:numPr>
          <w:ilvl w:val="0"/>
          <w:numId w:val="82"/>
        </w:numPr>
        <w:ind w:left="720" w:hanging="360"/>
        <w:rPr/>
      </w:pPr>
      <w:r w:rsidDel="00000000" w:rsidR="00000000" w:rsidRPr="00000000">
        <w:rPr>
          <w:b w:val="1"/>
          <w:rtl w:val="0"/>
        </w:rPr>
        <w:t xml:space="preserve">Differences</w:t>
      </w:r>
      <w:r w:rsidDel="00000000" w:rsidR="00000000" w:rsidRPr="00000000">
        <w:rPr>
          <w:rtl w:val="0"/>
        </w:rPr>
        <w:t xml:space="preserve">:</w:t>
      </w:r>
    </w:p>
    <w:p w:rsidR="00000000" w:rsidDel="00000000" w:rsidP="00000000" w:rsidRDefault="00000000" w:rsidRPr="00000000" w14:paraId="00000562">
      <w:pPr>
        <w:numPr>
          <w:ilvl w:val="1"/>
          <w:numId w:val="82"/>
        </w:numPr>
        <w:ind w:left="1440" w:hanging="360"/>
        <w:rPr/>
      </w:pPr>
      <w:r w:rsidDel="00000000" w:rsidR="00000000" w:rsidRPr="00000000">
        <w:rPr>
          <w:rtl w:val="0"/>
        </w:rPr>
        <w:t xml:space="preserve">Gradient Boosting builds trees sequentially, correcting previous errors, while Random Forests build trees independently.</w:t>
      </w:r>
    </w:p>
    <w:p w:rsidR="00000000" w:rsidDel="00000000" w:rsidP="00000000" w:rsidRDefault="00000000" w:rsidRPr="00000000" w14:paraId="00000563">
      <w:pPr>
        <w:numPr>
          <w:ilvl w:val="1"/>
          <w:numId w:val="82"/>
        </w:numPr>
        <w:ind w:left="1440" w:hanging="360"/>
        <w:rPr/>
      </w:pPr>
      <w:r w:rsidDel="00000000" w:rsidR="00000000" w:rsidRPr="00000000">
        <w:rPr>
          <w:rtl w:val="0"/>
        </w:rPr>
        <w:t xml:space="preserve">Gradient Boosting is prone to overfitting but excels with imbalanced datasets.</w:t>
      </w:r>
    </w:p>
    <w:p w:rsidR="00000000" w:rsidDel="00000000" w:rsidP="00000000" w:rsidRDefault="00000000" w:rsidRPr="00000000" w14:paraId="00000564">
      <w:pPr>
        <w:numPr>
          <w:ilvl w:val="1"/>
          <w:numId w:val="82"/>
        </w:numPr>
        <w:ind w:left="1440" w:hanging="360"/>
        <w:rPr/>
      </w:pPr>
      <w:r w:rsidDel="00000000" w:rsidR="00000000" w:rsidRPr="00000000">
        <w:rPr>
          <w:rtl w:val="0"/>
        </w:rPr>
        <w:t xml:space="preserve">Random Forests are faster and more robust to noisy data (e.g., computer vision tasks).</w:t>
      </w:r>
    </w:p>
    <w:p w:rsidR="00000000" w:rsidDel="00000000" w:rsidP="00000000" w:rsidRDefault="00000000" w:rsidRPr="00000000" w14:paraId="00000565">
      <w:pPr>
        <w:numPr>
          <w:ilvl w:val="0"/>
          <w:numId w:val="82"/>
        </w:numPr>
        <w:ind w:left="720" w:hanging="360"/>
        <w:rPr/>
      </w:pPr>
      <w:r w:rsidDel="00000000" w:rsidR="00000000" w:rsidRPr="00000000">
        <w:rPr>
          <w:b w:val="1"/>
          <w:rtl w:val="0"/>
        </w:rPr>
        <w:t xml:space="preserve">Takeaway</w:t>
      </w:r>
      <w:r w:rsidDel="00000000" w:rsidR="00000000" w:rsidRPr="00000000">
        <w:rPr>
          <w:rtl w:val="0"/>
        </w:rPr>
        <w:t xml:space="preserve">: Choose Gradient Boosting for precision and Random Forests for speed and robustness.</w:t>
      </w:r>
    </w:p>
    <w:p w:rsidR="00000000" w:rsidDel="00000000" w:rsidP="00000000" w:rsidRDefault="00000000" w:rsidRPr="00000000" w14:paraId="000005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7">
      <w:pPr>
        <w:rPr>
          <w:b w:val="1"/>
        </w:rPr>
      </w:pPr>
      <w:r w:rsidDel="00000000" w:rsidR="00000000" w:rsidRPr="00000000">
        <w:rPr>
          <w:b w:val="1"/>
          <w:rtl w:val="0"/>
        </w:rPr>
        <w:t xml:space="preserve">10. Estimating ETA Models (Solution #7.11)</w:t>
      </w:r>
    </w:p>
    <w:p w:rsidR="00000000" w:rsidDel="00000000" w:rsidP="00000000" w:rsidRDefault="00000000" w:rsidRPr="00000000" w14:paraId="00000568">
      <w:pPr>
        <w:numPr>
          <w:ilvl w:val="0"/>
          <w:numId w:val="83"/>
        </w:numPr>
        <w:ind w:left="720" w:hanging="360"/>
        <w:rPr/>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569">
      <w:pPr>
        <w:numPr>
          <w:ilvl w:val="1"/>
          <w:numId w:val="83"/>
        </w:numPr>
        <w:ind w:left="1440" w:hanging="360"/>
        <w:rPr/>
      </w:pPr>
      <w:r w:rsidDel="00000000" w:rsidR="00000000" w:rsidRPr="00000000">
        <w:rPr>
          <w:rtl w:val="0"/>
        </w:rPr>
        <w:t xml:space="preserve">Define what “good” accuracy means in the context of ETA predictions.</w:t>
      </w:r>
    </w:p>
    <w:p w:rsidR="00000000" w:rsidDel="00000000" w:rsidP="00000000" w:rsidRDefault="00000000" w:rsidRPr="00000000" w14:paraId="0000056A">
      <w:pPr>
        <w:numPr>
          <w:ilvl w:val="1"/>
          <w:numId w:val="83"/>
        </w:numPr>
        <w:ind w:left="1440" w:hanging="360"/>
        <w:rPr/>
      </w:pPr>
      <w:r w:rsidDel="00000000" w:rsidR="00000000" w:rsidRPr="00000000">
        <w:rPr>
          <w:rtl w:val="0"/>
        </w:rPr>
        <w:t xml:space="preserve">Establish baseline performance using metrics like RMSE, MAE, or R².</w:t>
      </w:r>
    </w:p>
    <w:p w:rsidR="00000000" w:rsidDel="00000000" w:rsidP="00000000" w:rsidRDefault="00000000" w:rsidRPr="00000000" w14:paraId="0000056B">
      <w:pPr>
        <w:numPr>
          <w:ilvl w:val="1"/>
          <w:numId w:val="83"/>
        </w:numPr>
        <w:ind w:left="1440" w:hanging="360"/>
        <w:rPr/>
      </w:pPr>
      <w:r w:rsidDel="00000000" w:rsidR="00000000" w:rsidRPr="00000000">
        <w:rPr>
          <w:rtl w:val="0"/>
        </w:rPr>
        <w:t xml:space="preserve">Use learning curves to assess whether adding more data improves accuracy.</w:t>
      </w:r>
    </w:p>
    <w:p w:rsidR="00000000" w:rsidDel="00000000" w:rsidP="00000000" w:rsidRDefault="00000000" w:rsidRPr="00000000" w14:paraId="0000056C">
      <w:pPr>
        <w:numPr>
          <w:ilvl w:val="1"/>
          <w:numId w:val="83"/>
        </w:numPr>
        <w:ind w:left="1440" w:hanging="360"/>
        <w:rPr/>
      </w:pPr>
      <w:r w:rsidDel="00000000" w:rsidR="00000000" w:rsidRPr="00000000">
        <w:rPr>
          <w:rtl w:val="0"/>
        </w:rPr>
        <w:t xml:space="preserve">Address lack of data proactively by exploring additional data sources or features.</w:t>
      </w:r>
    </w:p>
    <w:p w:rsidR="00000000" w:rsidDel="00000000" w:rsidP="00000000" w:rsidRDefault="00000000" w:rsidRPr="00000000" w14:paraId="0000056D">
      <w:pPr>
        <w:numPr>
          <w:ilvl w:val="0"/>
          <w:numId w:val="83"/>
        </w:numPr>
        <w:ind w:left="720" w:hanging="360"/>
        <w:rPr/>
      </w:pPr>
      <w:r w:rsidDel="00000000" w:rsidR="00000000" w:rsidRPr="00000000">
        <w:rPr>
          <w:b w:val="1"/>
          <w:rtl w:val="0"/>
        </w:rPr>
        <w:t xml:space="preserve">Takeaway</w:t>
      </w:r>
      <w:r w:rsidDel="00000000" w:rsidR="00000000" w:rsidRPr="00000000">
        <w:rPr>
          <w:rtl w:val="0"/>
        </w:rPr>
        <w:t xml:space="preserve">: Always tie model evaluation back to business impact and user expectations.</w:t>
      </w:r>
    </w:p>
    <w:p w:rsidR="00000000" w:rsidDel="00000000" w:rsidP="00000000" w:rsidRDefault="00000000" w:rsidRPr="00000000" w14:paraId="000005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F">
      <w:pPr>
        <w:rPr>
          <w:b w:val="1"/>
        </w:rPr>
      </w:pPr>
      <w:r w:rsidDel="00000000" w:rsidR="00000000" w:rsidRPr="00000000">
        <w:rPr>
          <w:b w:val="1"/>
          <w:rtl w:val="0"/>
        </w:rPr>
        <w:t xml:space="preserve">11. Analyzing Partial Dependence (Solution #7.12)</w:t>
      </w:r>
    </w:p>
    <w:p w:rsidR="00000000" w:rsidDel="00000000" w:rsidP="00000000" w:rsidRDefault="00000000" w:rsidRPr="00000000" w14:paraId="00000570">
      <w:pPr>
        <w:numPr>
          <w:ilvl w:val="0"/>
          <w:numId w:val="84"/>
        </w:numPr>
        <w:ind w:left="720" w:hanging="360"/>
        <w:rPr/>
      </w:pPr>
      <w:r w:rsidDel="00000000" w:rsidR="00000000" w:rsidRPr="00000000">
        <w:rPr>
          <w:b w:val="1"/>
          <w:rtl w:val="0"/>
        </w:rPr>
        <w:t xml:space="preserve">Application</w:t>
      </w:r>
      <w:r w:rsidDel="00000000" w:rsidR="00000000" w:rsidRPr="00000000">
        <w:rPr>
          <w:rtl w:val="0"/>
        </w:rPr>
        <w:t xml:space="preserve">:</w:t>
      </w:r>
    </w:p>
    <w:p w:rsidR="00000000" w:rsidDel="00000000" w:rsidP="00000000" w:rsidRDefault="00000000" w:rsidRPr="00000000" w14:paraId="00000571">
      <w:pPr>
        <w:numPr>
          <w:ilvl w:val="1"/>
          <w:numId w:val="84"/>
        </w:numPr>
        <w:ind w:left="1440" w:hanging="360"/>
        <w:rPr/>
      </w:pPr>
      <w:r w:rsidDel="00000000" w:rsidR="00000000" w:rsidRPr="00000000">
        <w:rPr>
          <w:rtl w:val="0"/>
        </w:rPr>
        <w:t xml:space="preserve">Partial Dependence Plots (PDPs) help isolate the marginal impact of features.</w:t>
      </w:r>
    </w:p>
    <w:p w:rsidR="00000000" w:rsidDel="00000000" w:rsidP="00000000" w:rsidRDefault="00000000" w:rsidRPr="00000000" w14:paraId="00000572">
      <w:pPr>
        <w:numPr>
          <w:ilvl w:val="1"/>
          <w:numId w:val="84"/>
        </w:numPr>
        <w:ind w:left="1440" w:hanging="360"/>
        <w:rPr/>
      </w:pPr>
      <w:r w:rsidDel="00000000" w:rsidR="00000000" w:rsidRPr="00000000">
        <w:rPr>
          <w:rtl w:val="0"/>
        </w:rPr>
        <w:t xml:space="preserve">Example: Plotting FICO scores vs. loan approvals shows trends without interference from other features.</w:t>
      </w:r>
    </w:p>
    <w:p w:rsidR="00000000" w:rsidDel="00000000" w:rsidP="00000000" w:rsidRDefault="00000000" w:rsidRPr="00000000" w14:paraId="00000573">
      <w:pPr>
        <w:numPr>
          <w:ilvl w:val="0"/>
          <w:numId w:val="84"/>
        </w:numPr>
        <w:ind w:left="720" w:hanging="360"/>
        <w:rPr/>
      </w:pPr>
      <w:r w:rsidDel="00000000" w:rsidR="00000000" w:rsidRPr="00000000">
        <w:rPr>
          <w:b w:val="1"/>
          <w:rtl w:val="0"/>
        </w:rPr>
        <w:t xml:space="preserve">Takeaway</w:t>
      </w:r>
      <w:r w:rsidDel="00000000" w:rsidR="00000000" w:rsidRPr="00000000">
        <w:rPr>
          <w:rtl w:val="0"/>
        </w:rPr>
        <w:t xml:space="preserve">: PDPs provide interpretability, helping justify model decisions to stakeholders.</w:t>
      </w:r>
    </w:p>
    <w:p w:rsidR="00000000" w:rsidDel="00000000" w:rsidP="00000000" w:rsidRDefault="00000000" w:rsidRPr="00000000" w14:paraId="000005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5">
      <w:pPr>
        <w:rPr>
          <w:b w:val="1"/>
        </w:rPr>
      </w:pPr>
      <w:r w:rsidDel="00000000" w:rsidR="00000000" w:rsidRPr="00000000">
        <w:rPr>
          <w:b w:val="1"/>
          <w:rtl w:val="0"/>
        </w:rPr>
        <w:t xml:space="preserve">12. Bias-Variance Tradeoff (Solution #7.14)</w:t>
      </w:r>
    </w:p>
    <w:p w:rsidR="00000000" w:rsidDel="00000000" w:rsidP="00000000" w:rsidRDefault="00000000" w:rsidRPr="00000000" w14:paraId="00000576">
      <w:pPr>
        <w:numPr>
          <w:ilvl w:val="0"/>
          <w:numId w:val="85"/>
        </w:numPr>
        <w:ind w:left="720" w:hanging="360"/>
        <w:rPr/>
      </w:pPr>
      <w:r w:rsidDel="00000000" w:rsidR="00000000" w:rsidRPr="00000000">
        <w:rPr>
          <w:b w:val="1"/>
          <w:rtl w:val="0"/>
        </w:rPr>
        <w:t xml:space="preserve">Key Points</w:t>
      </w:r>
      <w:r w:rsidDel="00000000" w:rsidR="00000000" w:rsidRPr="00000000">
        <w:rPr>
          <w:rtl w:val="0"/>
        </w:rPr>
        <w:t xml:space="preserve">:</w:t>
      </w:r>
    </w:p>
    <w:p w:rsidR="00000000" w:rsidDel="00000000" w:rsidP="00000000" w:rsidRDefault="00000000" w:rsidRPr="00000000" w14:paraId="00000577">
      <w:pPr>
        <w:numPr>
          <w:ilvl w:val="1"/>
          <w:numId w:val="85"/>
        </w:numPr>
        <w:ind w:left="1440" w:hanging="360"/>
        <w:rPr/>
      </w:pPr>
      <w:r w:rsidDel="00000000" w:rsidR="00000000" w:rsidRPr="00000000">
        <w:rPr>
          <w:rtl w:val="0"/>
        </w:rPr>
        <w:t xml:space="preserve">High bias leads to underfitting; high variance leads to overfitting.</w:t>
      </w:r>
    </w:p>
    <w:p w:rsidR="00000000" w:rsidDel="00000000" w:rsidP="00000000" w:rsidRDefault="00000000" w:rsidRPr="00000000" w14:paraId="00000578">
      <w:pPr>
        <w:numPr>
          <w:ilvl w:val="1"/>
          <w:numId w:val="85"/>
        </w:numPr>
        <w:ind w:left="1440" w:hanging="360"/>
        <w:rPr/>
      </w:pPr>
      <w:r w:rsidDel="00000000" w:rsidR="00000000" w:rsidRPr="00000000">
        <w:rPr>
          <w:rtl w:val="0"/>
        </w:rPr>
        <w:t xml:space="preserve">Aim to minimize total error (Bias² + Variance + Irreducible Error).</w:t>
      </w:r>
    </w:p>
    <w:p w:rsidR="00000000" w:rsidDel="00000000" w:rsidP="00000000" w:rsidRDefault="00000000" w:rsidRPr="00000000" w14:paraId="00000579">
      <w:pPr>
        <w:numPr>
          <w:ilvl w:val="0"/>
          <w:numId w:val="85"/>
        </w:numPr>
        <w:ind w:left="720" w:hanging="360"/>
        <w:rPr/>
      </w:pPr>
      <w:r w:rsidDel="00000000" w:rsidR="00000000" w:rsidRPr="00000000">
        <w:rPr>
          <w:b w:val="1"/>
          <w:rtl w:val="0"/>
        </w:rPr>
        <w:t xml:space="preserve">Takeaway</w:t>
      </w:r>
      <w:r w:rsidDel="00000000" w:rsidR="00000000" w:rsidRPr="00000000">
        <w:rPr>
          <w:rtl w:val="0"/>
        </w:rPr>
        <w:t xml:space="preserve">: Regularization and ensemble methods can help balance bias and variance effectively.</w:t>
      </w:r>
    </w:p>
    <w:p w:rsidR="00000000" w:rsidDel="00000000" w:rsidP="00000000" w:rsidRDefault="00000000" w:rsidRPr="00000000" w14:paraId="000005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B">
      <w:pPr>
        <w:rPr>
          <w:b w:val="1"/>
        </w:rPr>
      </w:pPr>
      <w:r w:rsidDel="00000000" w:rsidR="00000000" w:rsidRPr="00000000">
        <w:rPr>
          <w:b w:val="1"/>
          <w:rtl w:val="0"/>
        </w:rPr>
        <w:t xml:space="preserve">13. Cross-Validation (Solution #7.15)</w:t>
      </w:r>
    </w:p>
    <w:p w:rsidR="00000000" w:rsidDel="00000000" w:rsidP="00000000" w:rsidRDefault="00000000" w:rsidRPr="00000000" w14:paraId="0000057C">
      <w:pPr>
        <w:numPr>
          <w:ilvl w:val="0"/>
          <w:numId w:val="86"/>
        </w:numPr>
        <w:ind w:left="720" w:hanging="360"/>
        <w:rPr/>
      </w:pPr>
      <w:r w:rsidDel="00000000" w:rsidR="00000000" w:rsidRPr="00000000">
        <w:rPr>
          <w:b w:val="1"/>
          <w:rtl w:val="0"/>
        </w:rPr>
        <w:t xml:space="preserve">Benefits</w:t>
      </w:r>
      <w:r w:rsidDel="00000000" w:rsidR="00000000" w:rsidRPr="00000000">
        <w:rPr>
          <w:rtl w:val="0"/>
        </w:rPr>
        <w:t xml:space="preserve">:</w:t>
      </w:r>
    </w:p>
    <w:p w:rsidR="00000000" w:rsidDel="00000000" w:rsidP="00000000" w:rsidRDefault="00000000" w:rsidRPr="00000000" w14:paraId="0000057D">
      <w:pPr>
        <w:numPr>
          <w:ilvl w:val="1"/>
          <w:numId w:val="86"/>
        </w:numPr>
        <w:ind w:left="1440" w:hanging="360"/>
        <w:rPr/>
      </w:pPr>
      <w:r w:rsidDel="00000000" w:rsidR="00000000" w:rsidRPr="00000000">
        <w:rPr>
          <w:rtl w:val="0"/>
        </w:rPr>
        <w:t xml:space="preserve">Provides reliable estimates of model performance.</w:t>
      </w:r>
    </w:p>
    <w:p w:rsidR="00000000" w:rsidDel="00000000" w:rsidP="00000000" w:rsidRDefault="00000000" w:rsidRPr="00000000" w14:paraId="0000057E">
      <w:pPr>
        <w:numPr>
          <w:ilvl w:val="1"/>
          <w:numId w:val="86"/>
        </w:numPr>
        <w:ind w:left="1440" w:hanging="360"/>
        <w:rPr/>
      </w:pPr>
      <w:r w:rsidDel="00000000" w:rsidR="00000000" w:rsidRPr="00000000">
        <w:rPr>
          <w:rtl w:val="0"/>
        </w:rPr>
        <w:t xml:space="preserve">Avoids overfitting by using k-fold splits of training data.</w:t>
      </w:r>
    </w:p>
    <w:p w:rsidR="00000000" w:rsidDel="00000000" w:rsidP="00000000" w:rsidRDefault="00000000" w:rsidRPr="00000000" w14:paraId="0000057F">
      <w:pPr>
        <w:numPr>
          <w:ilvl w:val="1"/>
          <w:numId w:val="86"/>
        </w:numPr>
        <w:ind w:left="1440" w:hanging="360"/>
        <w:rPr/>
      </w:pPr>
      <w:r w:rsidDel="00000000" w:rsidR="00000000" w:rsidRPr="00000000">
        <w:rPr>
          <w:rtl w:val="0"/>
        </w:rPr>
        <w:t xml:space="preserve">Useful for smaller datasets where a separate validation set isn’t feasible.</w:t>
      </w:r>
    </w:p>
    <w:p w:rsidR="00000000" w:rsidDel="00000000" w:rsidP="00000000" w:rsidRDefault="00000000" w:rsidRPr="00000000" w14:paraId="00000580">
      <w:pPr>
        <w:numPr>
          <w:ilvl w:val="0"/>
          <w:numId w:val="86"/>
        </w:numPr>
        <w:ind w:left="720" w:hanging="360"/>
        <w:rPr/>
      </w:pPr>
      <w:r w:rsidDel="00000000" w:rsidR="00000000" w:rsidRPr="00000000">
        <w:rPr>
          <w:b w:val="1"/>
          <w:rtl w:val="0"/>
        </w:rPr>
        <w:t xml:space="preserve">Takeaway</w:t>
      </w:r>
      <w:r w:rsidDel="00000000" w:rsidR="00000000" w:rsidRPr="00000000">
        <w:rPr>
          <w:rtl w:val="0"/>
        </w:rPr>
        <w:t xml:space="preserve">: Cross-validation ensures consistency and robustness across different data splits.</w:t>
      </w:r>
    </w:p>
    <w:p w:rsidR="00000000" w:rsidDel="00000000" w:rsidP="00000000" w:rsidRDefault="00000000" w:rsidRPr="00000000" w14:paraId="000005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2">
      <w:pPr>
        <w:rPr>
          <w:b w:val="1"/>
        </w:rPr>
      </w:pPr>
      <w:r w:rsidDel="00000000" w:rsidR="00000000" w:rsidRPr="00000000">
        <w:rPr>
          <w:b w:val="1"/>
          <w:rtl w:val="0"/>
        </w:rPr>
        <w:t xml:space="preserve">General Tips for ML Interview Preparation</w:t>
      </w:r>
    </w:p>
    <w:p w:rsidR="00000000" w:rsidDel="00000000" w:rsidP="00000000" w:rsidRDefault="00000000" w:rsidRPr="00000000" w14:paraId="00000583">
      <w:pPr>
        <w:numPr>
          <w:ilvl w:val="0"/>
          <w:numId w:val="87"/>
        </w:numPr>
        <w:ind w:left="720" w:hanging="360"/>
        <w:rPr/>
      </w:pPr>
      <w:r w:rsidDel="00000000" w:rsidR="00000000" w:rsidRPr="00000000">
        <w:rPr>
          <w:b w:val="1"/>
          <w:rtl w:val="0"/>
        </w:rPr>
        <w:t xml:space="preserve">Focus on Business Context</w:t>
      </w:r>
      <w:r w:rsidDel="00000000" w:rsidR="00000000" w:rsidRPr="00000000">
        <w:rPr>
          <w:rtl w:val="0"/>
        </w:rPr>
        <w:t xml:space="preserve">: Always tie solutions back to real-world impact and stakeholder needs.</w:t>
      </w:r>
    </w:p>
    <w:p w:rsidR="00000000" w:rsidDel="00000000" w:rsidP="00000000" w:rsidRDefault="00000000" w:rsidRPr="00000000" w14:paraId="00000584">
      <w:pPr>
        <w:numPr>
          <w:ilvl w:val="0"/>
          <w:numId w:val="87"/>
        </w:numPr>
        <w:ind w:left="720" w:hanging="360"/>
        <w:rPr/>
      </w:pPr>
      <w:r w:rsidDel="00000000" w:rsidR="00000000" w:rsidRPr="00000000">
        <w:rPr>
          <w:b w:val="1"/>
          <w:rtl w:val="0"/>
        </w:rPr>
        <w:t xml:space="preserve">Iterative Approach</w:t>
      </w:r>
      <w:r w:rsidDel="00000000" w:rsidR="00000000" w:rsidRPr="00000000">
        <w:rPr>
          <w:rtl w:val="0"/>
        </w:rPr>
        <w:t xml:space="preserve">: Clarify requirements, analyze data, experiment with models, and evaluate outcomes systematically.</w:t>
      </w:r>
    </w:p>
    <w:p w:rsidR="00000000" w:rsidDel="00000000" w:rsidP="00000000" w:rsidRDefault="00000000" w:rsidRPr="00000000" w14:paraId="00000585">
      <w:pPr>
        <w:numPr>
          <w:ilvl w:val="0"/>
          <w:numId w:val="87"/>
        </w:numPr>
        <w:ind w:left="720" w:hanging="360"/>
        <w:rPr/>
      </w:pPr>
      <w:r w:rsidDel="00000000" w:rsidR="00000000" w:rsidRPr="00000000">
        <w:rPr>
          <w:b w:val="1"/>
          <w:rtl w:val="0"/>
        </w:rPr>
        <w:t xml:space="preserve">Justify Choices</w:t>
      </w:r>
      <w:r w:rsidDel="00000000" w:rsidR="00000000" w:rsidRPr="00000000">
        <w:rPr>
          <w:rtl w:val="0"/>
        </w:rPr>
        <w:t xml:space="preserve">: Be ready to explain why specific metrics, models, or preprocessing steps were chosen.</w:t>
      </w:r>
    </w:p>
    <w:p w:rsidR="00000000" w:rsidDel="00000000" w:rsidP="00000000" w:rsidRDefault="00000000" w:rsidRPr="00000000" w14:paraId="00000586">
      <w:pPr>
        <w:numPr>
          <w:ilvl w:val="0"/>
          <w:numId w:val="87"/>
        </w:numPr>
        <w:ind w:left="720" w:hanging="360"/>
        <w:rPr/>
      </w:pPr>
      <w:r w:rsidDel="00000000" w:rsidR="00000000" w:rsidRPr="00000000">
        <w:rPr>
          <w:b w:val="1"/>
          <w:rtl w:val="0"/>
        </w:rPr>
        <w:t xml:space="preserve">Communicate Clearly</w:t>
      </w:r>
      <w:r w:rsidDel="00000000" w:rsidR="00000000" w:rsidRPr="00000000">
        <w:rPr>
          <w:rtl w:val="0"/>
        </w:rPr>
        <w:t xml:space="preserve">: Use simple, structured language to demonstrate your thought process.</w:t>
      </w:r>
    </w:p>
    <w:p w:rsidR="00000000" w:rsidDel="00000000" w:rsidP="00000000" w:rsidRDefault="00000000" w:rsidRPr="00000000" w14:paraId="00000587">
      <w:pPr>
        <w:rPr>
          <w:b w:val="1"/>
        </w:rPr>
      </w:pPr>
      <w:r w:rsidDel="00000000" w:rsidR="00000000" w:rsidRPr="00000000">
        <w:rPr>
          <w:b w:val="1"/>
          <w:rtl w:val="0"/>
        </w:rPr>
        <w:t xml:space="preserve">Solution #7.20: L1 and L2 Regularization</w:t>
      </w:r>
    </w:p>
    <w:p w:rsidR="00000000" w:rsidDel="00000000" w:rsidP="00000000" w:rsidRDefault="00000000" w:rsidRPr="00000000" w14:paraId="00000588">
      <w:pPr>
        <w:numPr>
          <w:ilvl w:val="0"/>
          <w:numId w:val="88"/>
        </w:numPr>
        <w:ind w:left="720" w:hanging="360"/>
        <w:rPr/>
      </w:pPr>
      <w:r w:rsidDel="00000000" w:rsidR="00000000" w:rsidRPr="00000000">
        <w:rPr>
          <w:b w:val="1"/>
          <w:rtl w:val="0"/>
        </w:rPr>
        <w:t xml:space="preserve">L1 Regularization</w:t>
      </w:r>
      <w:r w:rsidDel="00000000" w:rsidR="00000000" w:rsidRPr="00000000">
        <w:rPr>
          <w:rtl w:val="0"/>
        </w:rPr>
        <w:t xml:space="preserve">: Adds the absolute value of coefficients as a penalty term to the loss function. It encourages sparsity by driving some weights to zero, making it useful for feature selection.</w:t>
      </w:r>
    </w:p>
    <w:p w:rsidR="00000000" w:rsidDel="00000000" w:rsidP="00000000" w:rsidRDefault="00000000" w:rsidRPr="00000000" w14:paraId="00000589">
      <w:pPr>
        <w:numPr>
          <w:ilvl w:val="0"/>
          <w:numId w:val="88"/>
        </w:numPr>
        <w:ind w:left="720" w:hanging="360"/>
        <w:rPr/>
      </w:pPr>
      <w:r w:rsidDel="00000000" w:rsidR="00000000" w:rsidRPr="00000000">
        <w:rPr>
          <w:b w:val="1"/>
          <w:rtl w:val="0"/>
        </w:rPr>
        <w:t xml:space="preserve">L2 Regularization</w:t>
      </w:r>
      <w:r w:rsidDel="00000000" w:rsidR="00000000" w:rsidRPr="00000000">
        <w:rPr>
          <w:rtl w:val="0"/>
        </w:rPr>
        <w:t xml:space="preserve">: Adds the squared magnitude of coefficients as a penalty. It helps reduce overfitting by penalizing large coefficients but does not inherently promote sparsity.</w:t>
      </w:r>
    </w:p>
    <w:p w:rsidR="00000000" w:rsidDel="00000000" w:rsidP="00000000" w:rsidRDefault="00000000" w:rsidRPr="00000000" w14:paraId="0000058A">
      <w:pPr>
        <w:numPr>
          <w:ilvl w:val="0"/>
          <w:numId w:val="88"/>
        </w:numPr>
        <w:ind w:left="720" w:hanging="360"/>
        <w:rPr/>
      </w:pPr>
      <w:r w:rsidDel="00000000" w:rsidR="00000000" w:rsidRPr="00000000">
        <w:rPr>
          <w:b w:val="1"/>
          <w:rtl w:val="0"/>
        </w:rPr>
        <w:t xml:space="preserve">Key Insight</w:t>
      </w:r>
      <w:r w:rsidDel="00000000" w:rsidR="00000000" w:rsidRPr="00000000">
        <w:rPr>
          <w:rtl w:val="0"/>
        </w:rPr>
        <w:t xml:space="preserve">: L1 is more suitable for feature selection, while L2 is better for regularization without reducing the number of features significantly.</w:t>
      </w:r>
    </w:p>
    <w:p w:rsidR="00000000" w:rsidDel="00000000" w:rsidP="00000000" w:rsidRDefault="00000000" w:rsidRPr="00000000" w14:paraId="000005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C">
      <w:pPr>
        <w:rPr>
          <w:b w:val="1"/>
        </w:rPr>
      </w:pPr>
      <w:r w:rsidDel="00000000" w:rsidR="00000000" w:rsidRPr="00000000">
        <w:rPr>
          <w:b w:val="1"/>
          <w:rtl w:val="0"/>
        </w:rPr>
        <w:t xml:space="preserve">Solution #7.21: Stochastic Gradient Descent (SGD)</w:t>
      </w:r>
    </w:p>
    <w:p w:rsidR="00000000" w:rsidDel="00000000" w:rsidP="00000000" w:rsidRDefault="00000000" w:rsidRPr="00000000" w14:paraId="0000058D">
      <w:pPr>
        <w:numPr>
          <w:ilvl w:val="0"/>
          <w:numId w:val="90"/>
        </w:numPr>
        <w:ind w:left="720" w:hanging="360"/>
        <w:rPr/>
      </w:pPr>
      <w:r w:rsidDel="00000000" w:rsidR="00000000" w:rsidRPr="00000000">
        <w:rPr>
          <w:b w:val="1"/>
          <w:rtl w:val="0"/>
        </w:rPr>
        <w:t xml:space="preserve">Purpose</w:t>
      </w:r>
      <w:r w:rsidDel="00000000" w:rsidR="00000000" w:rsidRPr="00000000">
        <w:rPr>
          <w:rtl w:val="0"/>
        </w:rPr>
        <w:t xml:space="preserve">: Optimizes a loss function by taking iterative steps proportional to the negative gradient of the function at a random sample.</w:t>
      </w:r>
    </w:p>
    <w:p w:rsidR="00000000" w:rsidDel="00000000" w:rsidP="00000000" w:rsidRDefault="00000000" w:rsidRPr="00000000" w14:paraId="0000058E">
      <w:pPr>
        <w:numPr>
          <w:ilvl w:val="0"/>
          <w:numId w:val="90"/>
        </w:numPr>
        <w:ind w:left="720" w:hanging="360"/>
        <w:rPr/>
      </w:pP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58F">
      <w:pPr>
        <w:numPr>
          <w:ilvl w:val="1"/>
          <w:numId w:val="90"/>
        </w:numPr>
        <w:ind w:left="1440" w:hanging="360"/>
        <w:rPr/>
      </w:pPr>
      <w:r w:rsidDel="00000000" w:rsidR="00000000" w:rsidRPr="00000000">
        <w:rPr>
          <w:rtl w:val="0"/>
        </w:rPr>
        <w:t xml:space="preserve">Faster convergence for large datasets.</w:t>
      </w:r>
    </w:p>
    <w:p w:rsidR="00000000" w:rsidDel="00000000" w:rsidP="00000000" w:rsidRDefault="00000000" w:rsidRPr="00000000" w14:paraId="00000590">
      <w:pPr>
        <w:numPr>
          <w:ilvl w:val="1"/>
          <w:numId w:val="90"/>
        </w:numPr>
        <w:ind w:left="1440" w:hanging="360"/>
        <w:rPr/>
      </w:pPr>
      <w:r w:rsidDel="00000000" w:rsidR="00000000" w:rsidRPr="00000000">
        <w:rPr>
          <w:rtl w:val="0"/>
        </w:rPr>
        <w:t xml:space="preserve">Reduces computational complexity by updating weights based on a single data point rather than the full dataset.</w:t>
      </w:r>
    </w:p>
    <w:p w:rsidR="00000000" w:rsidDel="00000000" w:rsidP="00000000" w:rsidRDefault="00000000" w:rsidRPr="00000000" w14:paraId="00000591">
      <w:pPr>
        <w:numPr>
          <w:ilvl w:val="0"/>
          <w:numId w:val="90"/>
        </w:numPr>
        <w:ind w:left="720" w:hanging="360"/>
        <w:rPr/>
      </w:pPr>
      <w:r w:rsidDel="00000000" w:rsidR="00000000" w:rsidRPr="00000000">
        <w:rPr>
          <w:b w:val="1"/>
          <w:rtl w:val="0"/>
        </w:rPr>
        <w:t xml:space="preserve">Key Insight</w:t>
      </w:r>
      <w:r w:rsidDel="00000000" w:rsidR="00000000" w:rsidRPr="00000000">
        <w:rPr>
          <w:rtl w:val="0"/>
        </w:rPr>
        <w:t xml:space="preserve">: While SGD is computationally efficient, it may lead to instability or slow convergence due to noisy gradient estimates.</w:t>
      </w:r>
    </w:p>
    <w:p w:rsidR="00000000" w:rsidDel="00000000" w:rsidP="00000000" w:rsidRDefault="00000000" w:rsidRPr="00000000" w14:paraId="000005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3">
      <w:pPr>
        <w:rPr>
          <w:b w:val="1"/>
        </w:rPr>
      </w:pPr>
      <w:r w:rsidDel="00000000" w:rsidR="00000000" w:rsidRPr="00000000">
        <w:rPr>
          <w:b w:val="1"/>
          <w:rtl w:val="0"/>
        </w:rPr>
        <w:t xml:space="preserve">Solution #7.22: ROC Curve</w:t>
      </w:r>
    </w:p>
    <w:p w:rsidR="00000000" w:rsidDel="00000000" w:rsidP="00000000" w:rsidRDefault="00000000" w:rsidRPr="00000000" w14:paraId="00000594">
      <w:pPr>
        <w:numPr>
          <w:ilvl w:val="0"/>
          <w:numId w:val="91"/>
        </w:numPr>
        <w:ind w:left="720" w:hanging="360"/>
        <w:rPr/>
      </w:pPr>
      <w:r w:rsidDel="00000000" w:rsidR="00000000" w:rsidRPr="00000000">
        <w:rPr>
          <w:b w:val="1"/>
          <w:rtl w:val="0"/>
        </w:rPr>
        <w:t xml:space="preserve">ROC Curve Dynamics</w:t>
      </w:r>
      <w:r w:rsidDel="00000000" w:rsidR="00000000" w:rsidRPr="00000000">
        <w:rPr>
          <w:rtl w:val="0"/>
        </w:rPr>
        <w:t xml:space="preserve">:</w:t>
      </w:r>
    </w:p>
    <w:p w:rsidR="00000000" w:rsidDel="00000000" w:rsidP="00000000" w:rsidRDefault="00000000" w:rsidRPr="00000000" w14:paraId="00000595">
      <w:pPr>
        <w:numPr>
          <w:ilvl w:val="1"/>
          <w:numId w:val="91"/>
        </w:numPr>
        <w:ind w:left="1440" w:hanging="360"/>
        <w:rPr/>
      </w:pPr>
      <w:r w:rsidDel="00000000" w:rsidR="00000000" w:rsidRPr="00000000">
        <w:rPr>
          <w:rtl w:val="0"/>
        </w:rPr>
        <w:t xml:space="preserve">The curve remains unchanged if the scores are scaled in a monotonic fashion (e.g., taking the square root of the scores).</w:t>
      </w:r>
    </w:p>
    <w:p w:rsidR="00000000" w:rsidDel="00000000" w:rsidP="00000000" w:rsidRDefault="00000000" w:rsidRPr="00000000" w14:paraId="00000596">
      <w:pPr>
        <w:numPr>
          <w:ilvl w:val="1"/>
          <w:numId w:val="91"/>
        </w:numPr>
        <w:ind w:left="1440" w:hanging="360"/>
        <w:rPr/>
      </w:pPr>
      <w:r w:rsidDel="00000000" w:rsidR="00000000" w:rsidRPr="00000000">
        <w:rPr>
          <w:rtl w:val="0"/>
        </w:rPr>
        <w:t xml:space="preserve">Non-monotonic transformations can disrupt the order of scores, altering the ROC curve.</w:t>
      </w:r>
    </w:p>
    <w:p w:rsidR="00000000" w:rsidDel="00000000" w:rsidP="00000000" w:rsidRDefault="00000000" w:rsidRPr="00000000" w14:paraId="00000597">
      <w:pPr>
        <w:numPr>
          <w:ilvl w:val="0"/>
          <w:numId w:val="91"/>
        </w:numPr>
        <w:ind w:left="720" w:hanging="360"/>
        <w:rPr/>
      </w:pPr>
      <w:r w:rsidDel="00000000" w:rsidR="00000000" w:rsidRPr="00000000">
        <w:rPr>
          <w:b w:val="1"/>
          <w:rtl w:val="0"/>
        </w:rPr>
        <w:t xml:space="preserve">Key Insight</w:t>
      </w:r>
      <w:r w:rsidDel="00000000" w:rsidR="00000000" w:rsidRPr="00000000">
        <w:rPr>
          <w:rtl w:val="0"/>
        </w:rPr>
        <w:t xml:space="preserve">: Monotonicity is critical in preserving the relative ranking of scores when evaluating models using the ROC curve.</w:t>
      </w:r>
    </w:p>
    <w:p w:rsidR="00000000" w:rsidDel="00000000" w:rsidP="00000000" w:rsidRDefault="00000000" w:rsidRPr="00000000" w14:paraId="000005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9">
      <w:pPr>
        <w:rPr/>
      </w:pPr>
      <w:r w:rsidDel="00000000" w:rsidR="00000000" w:rsidRPr="00000000">
        <w:rPr>
          <w:b w:val="1"/>
          <w:rtl w:val="0"/>
        </w:rPr>
        <w:t xml:space="preserve">General Takeaway</w:t>
      </w:r>
      <w:r w:rsidDel="00000000" w:rsidR="00000000" w:rsidRPr="00000000">
        <w:rPr>
          <w:rtl w:val="0"/>
        </w:rPr>
        <w:t xml:space="preserve">:</w:t>
      </w:r>
    </w:p>
    <w:p w:rsidR="00000000" w:rsidDel="00000000" w:rsidP="00000000" w:rsidRDefault="00000000" w:rsidRPr="00000000" w14:paraId="0000059A">
      <w:pPr>
        <w:numPr>
          <w:ilvl w:val="0"/>
          <w:numId w:val="92"/>
        </w:numPr>
        <w:ind w:left="720" w:hanging="360"/>
        <w:rPr/>
      </w:pPr>
      <w:r w:rsidDel="00000000" w:rsidR="00000000" w:rsidRPr="00000000">
        <w:rPr>
          <w:rtl w:val="0"/>
        </w:rPr>
        <w:t xml:space="preserve">Regularization techniques like L1 and L2 address overfitting differently, making them suitable for distinct scenarios.</w:t>
      </w:r>
    </w:p>
    <w:p w:rsidR="00000000" w:rsidDel="00000000" w:rsidP="00000000" w:rsidRDefault="00000000" w:rsidRPr="00000000" w14:paraId="0000059B">
      <w:pPr>
        <w:numPr>
          <w:ilvl w:val="0"/>
          <w:numId w:val="92"/>
        </w:numPr>
        <w:ind w:left="720" w:hanging="360"/>
        <w:rPr/>
      </w:pPr>
      <w:r w:rsidDel="00000000" w:rsidR="00000000" w:rsidRPr="00000000">
        <w:rPr>
          <w:rtl w:val="0"/>
        </w:rPr>
        <w:t xml:space="preserve">SGD is efficient for large datasets but requires careful tuning of the learning rate.</w:t>
      </w:r>
    </w:p>
    <w:p w:rsidR="00000000" w:rsidDel="00000000" w:rsidP="00000000" w:rsidRDefault="00000000" w:rsidRPr="00000000" w14:paraId="0000059C">
      <w:pPr>
        <w:numPr>
          <w:ilvl w:val="0"/>
          <w:numId w:val="92"/>
        </w:numPr>
        <w:ind w:left="720" w:hanging="360"/>
        <w:rPr/>
      </w:pPr>
      <w:r w:rsidDel="00000000" w:rsidR="00000000" w:rsidRPr="00000000">
        <w:rPr>
          <w:rtl w:val="0"/>
        </w:rPr>
        <w:t xml:space="preserve">When interpreting ROC curves, maintaining the relative order of scores is crucial to ensure consistent evaluation metrics.</w:t>
      </w:r>
    </w:p>
    <w:p w:rsidR="00000000" w:rsidDel="00000000" w:rsidP="00000000" w:rsidRDefault="00000000" w:rsidRPr="00000000" w14:paraId="0000059D">
      <w:pPr>
        <w:rPr>
          <w:b w:val="1"/>
        </w:rPr>
      </w:pPr>
      <w:r w:rsidDel="00000000" w:rsidR="00000000" w:rsidRPr="00000000">
        <w:rPr>
          <w:b w:val="1"/>
          <w:rtl w:val="0"/>
        </w:rPr>
        <w:t xml:space="preserve">Solution #7.20 - L1 and L2 Regularization</w:t>
      </w:r>
    </w:p>
    <w:p w:rsidR="00000000" w:rsidDel="00000000" w:rsidP="00000000" w:rsidRDefault="00000000" w:rsidRPr="00000000" w14:paraId="0000059E">
      <w:pPr>
        <w:numPr>
          <w:ilvl w:val="0"/>
          <w:numId w:val="93"/>
        </w:numPr>
        <w:ind w:left="720" w:hanging="360"/>
        <w:rPr/>
      </w:pPr>
      <w:r w:rsidDel="00000000" w:rsidR="00000000" w:rsidRPr="00000000">
        <w:rPr>
          <w:b w:val="1"/>
          <w:rtl w:val="0"/>
        </w:rPr>
        <w:t xml:space="preserve">L1 Regularization</w:t>
      </w:r>
      <w:r w:rsidDel="00000000" w:rsidR="00000000" w:rsidRPr="00000000">
        <w:rPr>
          <w:rtl w:val="0"/>
        </w:rPr>
        <w:t xml:space="preserve">: Adds an absolute penalty to the loss function, promoting sparsity by driving weights to zero. Often used in Lasso regression for feature selection.</w:t>
      </w:r>
    </w:p>
    <w:p w:rsidR="00000000" w:rsidDel="00000000" w:rsidP="00000000" w:rsidRDefault="00000000" w:rsidRPr="00000000" w14:paraId="0000059F">
      <w:pPr>
        <w:numPr>
          <w:ilvl w:val="0"/>
          <w:numId w:val="93"/>
        </w:numPr>
        <w:ind w:left="720" w:hanging="360"/>
        <w:rPr/>
      </w:pPr>
      <w:r w:rsidDel="00000000" w:rsidR="00000000" w:rsidRPr="00000000">
        <w:rPr>
          <w:b w:val="1"/>
          <w:rtl w:val="0"/>
        </w:rPr>
        <w:t xml:space="preserve">L2 Regularization</w:t>
      </w:r>
      <w:r w:rsidDel="00000000" w:rsidR="00000000" w:rsidRPr="00000000">
        <w:rPr>
          <w:rtl w:val="0"/>
        </w:rPr>
        <w:t xml:space="preserve">: Adds a squared penalty to the loss function, reducing overfitting by discouraging large weights, commonly used in Ridge regression.</w:t>
      </w:r>
    </w:p>
    <w:p w:rsidR="00000000" w:rsidDel="00000000" w:rsidP="00000000" w:rsidRDefault="00000000" w:rsidRPr="00000000" w14:paraId="000005A0">
      <w:pPr>
        <w:numPr>
          <w:ilvl w:val="0"/>
          <w:numId w:val="93"/>
        </w:numPr>
        <w:ind w:left="720" w:hanging="360"/>
        <w:rPr/>
      </w:pPr>
      <w:r w:rsidDel="00000000" w:rsidR="00000000" w:rsidRPr="00000000">
        <w:rPr>
          <w:b w:val="1"/>
          <w:rtl w:val="0"/>
        </w:rPr>
        <w:t xml:space="preserve">Comparison</w:t>
      </w:r>
      <w:r w:rsidDel="00000000" w:rsidR="00000000" w:rsidRPr="00000000">
        <w:rPr>
          <w:rtl w:val="0"/>
        </w:rPr>
        <w:t xml:space="preserve">: L1 creates sparse models by zeroing coefficients, whereas L2 shrinks weights more uniformly.</w:t>
      </w:r>
    </w:p>
    <w:p w:rsidR="00000000" w:rsidDel="00000000" w:rsidP="00000000" w:rsidRDefault="00000000" w:rsidRPr="00000000" w14:paraId="000005A1">
      <w:pPr>
        <w:rPr>
          <w:b w:val="1"/>
        </w:rPr>
      </w:pPr>
      <w:r w:rsidDel="00000000" w:rsidR="00000000" w:rsidRPr="00000000">
        <w:rPr>
          <w:b w:val="1"/>
          <w:rtl w:val="0"/>
        </w:rPr>
        <w:t xml:space="preserve">Solution #7.21 - Stochastic Gradient Descent (SGD)</w:t>
      </w:r>
    </w:p>
    <w:p w:rsidR="00000000" w:rsidDel="00000000" w:rsidP="00000000" w:rsidRDefault="00000000" w:rsidRPr="00000000" w14:paraId="000005A2">
      <w:pPr>
        <w:numPr>
          <w:ilvl w:val="0"/>
          <w:numId w:val="94"/>
        </w:numPr>
        <w:ind w:left="720" w:hanging="360"/>
        <w:rPr/>
      </w:pPr>
      <w:r w:rsidDel="00000000" w:rsidR="00000000" w:rsidRPr="00000000">
        <w:rPr>
          <w:b w:val="1"/>
          <w:rtl w:val="0"/>
        </w:rPr>
        <w:t xml:space="preserve">Key Concept</w:t>
      </w:r>
      <w:r w:rsidDel="00000000" w:rsidR="00000000" w:rsidRPr="00000000">
        <w:rPr>
          <w:rtl w:val="0"/>
        </w:rPr>
        <w:t xml:space="preserve">: SGD updates weights incrementally by randomly sampling a single data point at each iteration. It’s faster for large datasets but noisier than batch gradient descent.</w:t>
      </w:r>
    </w:p>
    <w:p w:rsidR="00000000" w:rsidDel="00000000" w:rsidP="00000000" w:rsidRDefault="00000000" w:rsidRPr="00000000" w14:paraId="000005A3">
      <w:pPr>
        <w:numPr>
          <w:ilvl w:val="0"/>
          <w:numId w:val="94"/>
        </w:numPr>
        <w:ind w:left="720" w:hanging="360"/>
        <w:rPr/>
      </w:pPr>
      <w:r w:rsidDel="00000000" w:rsidR="00000000" w:rsidRPr="00000000">
        <w:rPr>
          <w:b w:val="1"/>
          <w:rtl w:val="0"/>
        </w:rPr>
        <w:t xml:space="preserve">Advantages</w:t>
      </w:r>
      <w:r w:rsidDel="00000000" w:rsidR="00000000" w:rsidRPr="00000000">
        <w:rPr>
          <w:rtl w:val="0"/>
        </w:rPr>
        <w:t xml:space="preserve">: Efficient for massive datasets, avoids memory issues, and adds variability to escape local minima.</w:t>
      </w:r>
    </w:p>
    <w:p w:rsidR="00000000" w:rsidDel="00000000" w:rsidP="00000000" w:rsidRDefault="00000000" w:rsidRPr="00000000" w14:paraId="000005A4">
      <w:pPr>
        <w:numPr>
          <w:ilvl w:val="0"/>
          <w:numId w:val="94"/>
        </w:numPr>
        <w:ind w:left="720" w:hanging="360"/>
        <w:rPr/>
      </w:pPr>
      <w:r w:rsidDel="00000000" w:rsidR="00000000" w:rsidRPr="00000000">
        <w:rPr>
          <w:b w:val="1"/>
          <w:rtl w:val="0"/>
        </w:rPr>
        <w:t xml:space="preserve">Formulation</w:t>
      </w:r>
      <w:r w:rsidDel="00000000" w:rsidR="00000000" w:rsidRPr="00000000">
        <w:rPr>
          <w:rtl w:val="0"/>
        </w:rPr>
        <w:t xml:space="preserve">: Derives unbiased gradients for optimization by averaging over individual data points.</w:t>
      </w:r>
    </w:p>
    <w:p w:rsidR="00000000" w:rsidDel="00000000" w:rsidP="00000000" w:rsidRDefault="00000000" w:rsidRPr="00000000" w14:paraId="000005A5">
      <w:pPr>
        <w:rPr>
          <w:b w:val="1"/>
        </w:rPr>
      </w:pPr>
      <w:r w:rsidDel="00000000" w:rsidR="00000000" w:rsidRPr="00000000">
        <w:rPr>
          <w:b w:val="1"/>
          <w:rtl w:val="0"/>
        </w:rPr>
        <w:t xml:space="preserve">Solution #7.22 - ROC Curve Invariance</w:t>
      </w:r>
    </w:p>
    <w:p w:rsidR="00000000" w:rsidDel="00000000" w:rsidP="00000000" w:rsidRDefault="00000000" w:rsidRPr="00000000" w14:paraId="000005A6">
      <w:pPr>
        <w:numPr>
          <w:ilvl w:val="0"/>
          <w:numId w:val="95"/>
        </w:numPr>
        <w:ind w:left="720" w:hanging="360"/>
        <w:rPr/>
      </w:pPr>
      <w:r w:rsidDel="00000000" w:rsidR="00000000" w:rsidRPr="00000000">
        <w:rPr>
          <w:rtl w:val="0"/>
        </w:rPr>
        <w:t xml:space="preserve">Changing scores linearly (e.g., applying a square root) doesn't impact the ROC curve, as relative ordering remains unchanged.</w:t>
      </w:r>
    </w:p>
    <w:p w:rsidR="00000000" w:rsidDel="00000000" w:rsidP="00000000" w:rsidRDefault="00000000" w:rsidRPr="00000000" w14:paraId="000005A7">
      <w:pPr>
        <w:numPr>
          <w:ilvl w:val="0"/>
          <w:numId w:val="95"/>
        </w:numPr>
        <w:ind w:left="720" w:hanging="360"/>
        <w:rPr/>
      </w:pPr>
      <w:r w:rsidDel="00000000" w:rsidR="00000000" w:rsidRPr="00000000">
        <w:rPr>
          <w:rtl w:val="0"/>
        </w:rPr>
        <w:t xml:space="preserve">ROC curve integrity depends on monotonic transformations of scores.</w:t>
      </w:r>
    </w:p>
    <w:p w:rsidR="00000000" w:rsidDel="00000000" w:rsidP="00000000" w:rsidRDefault="00000000" w:rsidRPr="00000000" w14:paraId="000005A8">
      <w:pPr>
        <w:numPr>
          <w:ilvl w:val="0"/>
          <w:numId w:val="95"/>
        </w:numPr>
        <w:ind w:left="720" w:hanging="360"/>
        <w:rPr/>
      </w:pPr>
      <w:r w:rsidDel="00000000" w:rsidR="00000000" w:rsidRPr="00000000">
        <w:rPr>
          <w:rtl w:val="0"/>
        </w:rPr>
        <w:t xml:space="preserve">Non-monotonic changes (e.g., reversing sign) disrupt relative ordering and hence affect the curve.</w:t>
      </w:r>
    </w:p>
    <w:p w:rsidR="00000000" w:rsidDel="00000000" w:rsidP="00000000" w:rsidRDefault="00000000" w:rsidRPr="00000000" w14:paraId="000005A9">
      <w:pPr>
        <w:rPr>
          <w:b w:val="1"/>
        </w:rPr>
      </w:pPr>
      <w:r w:rsidDel="00000000" w:rsidR="00000000" w:rsidRPr="00000000">
        <w:rPr>
          <w:b w:val="1"/>
          <w:rtl w:val="0"/>
        </w:rPr>
        <w:t xml:space="preserve">Solution #7.23 - Entropy of Gaussian Random Variable</w:t>
      </w:r>
    </w:p>
    <w:p w:rsidR="00000000" w:rsidDel="00000000" w:rsidP="00000000" w:rsidRDefault="00000000" w:rsidRPr="00000000" w14:paraId="000005AA">
      <w:pPr>
        <w:numPr>
          <w:ilvl w:val="0"/>
          <w:numId w:val="96"/>
        </w:numPr>
        <w:ind w:left="720" w:hanging="360"/>
        <w:rPr/>
      </w:pPr>
      <w:r w:rsidDel="00000000" w:rsidR="00000000" w:rsidRPr="00000000">
        <w:rPr>
          <w:rtl w:val="0"/>
        </w:rPr>
        <w:t xml:space="preserve">Derived entropy for Gaussian distributions quantifies uncertainty in continuous random variables.</w:t>
      </w:r>
    </w:p>
    <w:p w:rsidR="00000000" w:rsidDel="00000000" w:rsidP="00000000" w:rsidRDefault="00000000" w:rsidRPr="00000000" w14:paraId="000005AB">
      <w:pPr>
        <w:numPr>
          <w:ilvl w:val="0"/>
          <w:numId w:val="96"/>
        </w:numPr>
        <w:ind w:left="720" w:hanging="360"/>
        <w:rPr/>
      </w:pPr>
      <w:r w:rsidDel="00000000" w:rsidR="00000000" w:rsidRPr="00000000">
        <w:rPr>
          <w:rtl w:val="0"/>
        </w:rPr>
        <w:t xml:space="preserve">Formula: H(X)=12log</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σ</w:t>
      </w:r>
      <w:r w:rsidDel="00000000" w:rsidR="00000000" w:rsidRPr="00000000">
        <w:rPr>
          <w:rtl w:val="0"/>
        </w:rPr>
        <w:t xml:space="preserve">2+log</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2</w:t>
      </w:r>
      <w:r w:rsidDel="00000000" w:rsidR="00000000" w:rsidRPr="00000000">
        <w:rPr>
          <w:rFonts w:ascii="Aptos" w:cs="Aptos" w:eastAsia="Aptos" w:hAnsi="Aptos"/>
          <w:rtl w:val="0"/>
        </w:rPr>
        <w:t xml:space="preserve">π</w:t>
      </w:r>
      <w:r w:rsidDel="00000000" w:rsidR="00000000" w:rsidRPr="00000000">
        <w:rPr>
          <w:rtl w:val="0"/>
        </w:rPr>
        <w:t xml:space="preserve">H(X) = \frac{1}{2} \log \sigma^2 + \log \sqrt{2\pi}H(X)=21</w:t>
      </w:r>
      <w:r w:rsidDel="00000000" w:rsidR="00000000" w:rsidRPr="00000000">
        <w:rPr>
          <w:rFonts w:ascii="Arial" w:cs="Arial" w:eastAsia="Arial" w:hAnsi="Arial"/>
          <w:rtl w:val="0"/>
        </w:rPr>
        <w:t xml:space="preserve">​</w:t>
      </w:r>
      <w:r w:rsidDel="00000000" w:rsidR="00000000" w:rsidRPr="00000000">
        <w:rPr>
          <w:rtl w:val="0"/>
        </w:rPr>
        <w:t xml:space="preserve">logσ2+log2π</w:t>
      </w:r>
      <w:r w:rsidDel="00000000" w:rsidR="00000000" w:rsidRPr="00000000">
        <w:rPr>
          <w:rFonts w:ascii="Arial" w:cs="Arial" w:eastAsia="Arial" w:hAnsi="Arial"/>
          <w:rtl w:val="0"/>
        </w:rPr>
        <w:t xml:space="preserve">​</w:t>
      </w:r>
      <w:r w:rsidDel="00000000" w:rsidR="00000000" w:rsidRPr="00000000">
        <w:rPr>
          <w:rtl w:val="0"/>
        </w:rPr>
        <w:t xml:space="preserve">, where σ2\sigma^2σ2 represents variance.</w:t>
      </w:r>
    </w:p>
    <w:p w:rsidR="00000000" w:rsidDel="00000000" w:rsidP="00000000" w:rsidRDefault="00000000" w:rsidRPr="00000000" w14:paraId="000005AC">
      <w:pPr>
        <w:rPr>
          <w:b w:val="1"/>
        </w:rPr>
      </w:pPr>
      <w:r w:rsidDel="00000000" w:rsidR="00000000" w:rsidRPr="00000000">
        <w:rPr>
          <w:b w:val="1"/>
          <w:rtl w:val="0"/>
        </w:rPr>
        <w:t xml:space="preserve">Solution #7.24 - Propensity Models</w:t>
      </w:r>
    </w:p>
    <w:p w:rsidR="00000000" w:rsidDel="00000000" w:rsidP="00000000" w:rsidRDefault="00000000" w:rsidRPr="00000000" w14:paraId="000005AD">
      <w:pPr>
        <w:numPr>
          <w:ilvl w:val="0"/>
          <w:numId w:val="97"/>
        </w:numPr>
        <w:ind w:left="720" w:hanging="360"/>
        <w:rPr/>
      </w:pPr>
      <w:r w:rsidDel="00000000" w:rsidR="00000000" w:rsidRPr="00000000">
        <w:rPr>
          <w:rtl w:val="0"/>
        </w:rPr>
        <w:t xml:space="preserve">Logistic regression provides a baseline approach for modeling propensity to buy products, offering interpretable coefficients but limited flexibility for complex interactions.</w:t>
      </w:r>
    </w:p>
    <w:p w:rsidR="00000000" w:rsidDel="00000000" w:rsidP="00000000" w:rsidRDefault="00000000" w:rsidRPr="00000000" w14:paraId="000005AE">
      <w:pPr>
        <w:numPr>
          <w:ilvl w:val="0"/>
          <w:numId w:val="97"/>
        </w:numPr>
        <w:ind w:left="720" w:hanging="360"/>
        <w:rPr/>
      </w:pPr>
      <w:r w:rsidDel="00000000" w:rsidR="00000000" w:rsidRPr="00000000">
        <w:rPr>
          <w:rtl w:val="0"/>
        </w:rPr>
        <w:t xml:space="preserve">Alternatives like tree-based models (e.g., random forests) offer better feature interpretability and handle non-linear interactions effectively.</w:t>
      </w:r>
    </w:p>
    <w:p w:rsidR="00000000" w:rsidDel="00000000" w:rsidP="00000000" w:rsidRDefault="00000000" w:rsidRPr="00000000" w14:paraId="000005AF">
      <w:pPr>
        <w:numPr>
          <w:ilvl w:val="0"/>
          <w:numId w:val="97"/>
        </w:numPr>
        <w:ind w:left="720" w:hanging="360"/>
        <w:rPr/>
      </w:pPr>
      <w:r w:rsidDel="00000000" w:rsidR="00000000" w:rsidRPr="00000000">
        <w:rPr>
          <w:rtl w:val="0"/>
        </w:rPr>
        <w:t xml:space="preserve">Neural networks and SVMs are robust for high-dimensional data but require extensive datasets and are less interpretable.</w:t>
      </w:r>
    </w:p>
    <w:p w:rsidR="00000000" w:rsidDel="00000000" w:rsidP="00000000" w:rsidRDefault="00000000" w:rsidRPr="00000000" w14:paraId="000005B0">
      <w:pPr>
        <w:rPr/>
      </w:pPr>
      <w:r w:rsidDel="00000000" w:rsidR="00000000" w:rsidRPr="00000000">
        <w:rPr>
          <w:b w:val="1"/>
          <w:rtl w:val="0"/>
        </w:rPr>
        <w:t xml:space="preserve">Gaussian Naive Bayes (GNB)</w:t>
      </w:r>
      <w:r w:rsidDel="00000000" w:rsidR="00000000" w:rsidRPr="00000000">
        <w:rPr>
          <w:rtl w:val="0"/>
        </w:rPr>
        <w:t xml:space="preserve"> and </w:t>
      </w:r>
      <w:r w:rsidDel="00000000" w:rsidR="00000000" w:rsidRPr="00000000">
        <w:rPr>
          <w:b w:val="1"/>
          <w:rtl w:val="0"/>
        </w:rPr>
        <w:t xml:space="preserve">Logistic Regression</w:t>
      </w:r>
      <w:r w:rsidDel="00000000" w:rsidR="00000000" w:rsidRPr="00000000">
        <w:rPr>
          <w:rtl w:val="0"/>
        </w:rPr>
        <w:t xml:space="preserve">, highlighting their advantages, disadvantages, and differences, while offering insights on when to prefer one over the other:</w:t>
      </w:r>
    </w:p>
    <w:p w:rsidR="00000000" w:rsidDel="00000000" w:rsidP="00000000" w:rsidRDefault="00000000" w:rsidRPr="00000000" w14:paraId="000005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2">
      <w:pPr>
        <w:rPr>
          <w:b w:val="1"/>
        </w:rPr>
      </w:pPr>
      <w:r w:rsidDel="00000000" w:rsidR="00000000" w:rsidRPr="00000000">
        <w:rPr>
          <w:b w:val="1"/>
          <w:rtl w:val="0"/>
        </w:rPr>
        <w:t xml:space="preserve">Advantages:</w:t>
      </w:r>
    </w:p>
    <w:p w:rsidR="00000000" w:rsidDel="00000000" w:rsidP="00000000" w:rsidRDefault="00000000" w:rsidRPr="00000000" w14:paraId="000005B3">
      <w:pPr>
        <w:numPr>
          <w:ilvl w:val="0"/>
          <w:numId w:val="98"/>
        </w:numPr>
        <w:ind w:left="720" w:hanging="360"/>
        <w:rPr/>
      </w:pPr>
      <w:r w:rsidDel="00000000" w:rsidR="00000000" w:rsidRPr="00000000">
        <w:rPr>
          <w:b w:val="1"/>
          <w:rtl w:val="0"/>
        </w:rPr>
        <w:t xml:space="preserve">GNB</w:t>
      </w:r>
      <w:r w:rsidDel="00000000" w:rsidR="00000000" w:rsidRPr="00000000">
        <w:rPr>
          <w:rtl w:val="0"/>
        </w:rPr>
        <w:t xml:space="preserve">:</w:t>
      </w:r>
    </w:p>
    <w:p w:rsidR="00000000" w:rsidDel="00000000" w:rsidP="00000000" w:rsidRDefault="00000000" w:rsidRPr="00000000" w14:paraId="000005B4">
      <w:pPr>
        <w:numPr>
          <w:ilvl w:val="1"/>
          <w:numId w:val="98"/>
        </w:numPr>
        <w:ind w:left="1440" w:hanging="360"/>
        <w:rPr/>
      </w:pPr>
      <w:r w:rsidDel="00000000" w:rsidR="00000000" w:rsidRPr="00000000">
        <w:rPr>
          <w:rtl w:val="0"/>
        </w:rPr>
        <w:t xml:space="preserve">Requires a small number of observations for training.</w:t>
      </w:r>
    </w:p>
    <w:p w:rsidR="00000000" w:rsidDel="00000000" w:rsidP="00000000" w:rsidRDefault="00000000" w:rsidRPr="00000000" w14:paraId="000005B5">
      <w:pPr>
        <w:numPr>
          <w:ilvl w:val="1"/>
          <w:numId w:val="98"/>
        </w:numPr>
        <w:ind w:left="1440" w:hanging="360"/>
        <w:rPr/>
      </w:pPr>
      <w:r w:rsidDel="00000000" w:rsidR="00000000" w:rsidRPr="00000000">
        <w:rPr>
          <w:rtl w:val="0"/>
        </w:rPr>
        <w:t xml:space="preserve">Fast and simple to implement.</w:t>
      </w:r>
    </w:p>
    <w:p w:rsidR="00000000" w:rsidDel="00000000" w:rsidP="00000000" w:rsidRDefault="00000000" w:rsidRPr="00000000" w14:paraId="000005B6">
      <w:pPr>
        <w:numPr>
          <w:ilvl w:val="1"/>
          <w:numId w:val="98"/>
        </w:numPr>
        <w:ind w:left="1440" w:hanging="360"/>
        <w:rPr/>
      </w:pPr>
      <w:r w:rsidDel="00000000" w:rsidR="00000000" w:rsidRPr="00000000">
        <w:rPr>
          <w:rtl w:val="0"/>
        </w:rPr>
        <w:t xml:space="preserve">Easy interpretation of results.</w:t>
      </w:r>
    </w:p>
    <w:p w:rsidR="00000000" w:rsidDel="00000000" w:rsidP="00000000" w:rsidRDefault="00000000" w:rsidRPr="00000000" w14:paraId="000005B7">
      <w:pPr>
        <w:numPr>
          <w:ilvl w:val="0"/>
          <w:numId w:val="98"/>
        </w:numPr>
        <w:ind w:left="720" w:hanging="360"/>
        <w:rPr/>
      </w:pPr>
      <w:r w:rsidDel="00000000" w:rsidR="00000000" w:rsidRPr="00000000">
        <w:rPr>
          <w:b w:val="1"/>
          <w:rtl w:val="0"/>
        </w:rPr>
        <w:t xml:space="preserve">Logistic Regression</w:t>
      </w:r>
      <w:r w:rsidDel="00000000" w:rsidR="00000000" w:rsidRPr="00000000">
        <w:rPr>
          <w:rtl w:val="0"/>
        </w:rPr>
        <w:t xml:space="preserve">:</w:t>
      </w:r>
    </w:p>
    <w:p w:rsidR="00000000" w:rsidDel="00000000" w:rsidP="00000000" w:rsidRDefault="00000000" w:rsidRPr="00000000" w14:paraId="000005B8">
      <w:pPr>
        <w:numPr>
          <w:ilvl w:val="1"/>
          <w:numId w:val="98"/>
        </w:numPr>
        <w:ind w:left="1440" w:hanging="360"/>
        <w:rPr/>
      </w:pPr>
      <w:r w:rsidDel="00000000" w:rsidR="00000000" w:rsidRPr="00000000">
        <w:rPr>
          <w:rtl w:val="0"/>
        </w:rPr>
        <w:t xml:space="preserve">Provides a clear and interpretable model.</w:t>
      </w:r>
    </w:p>
    <w:p w:rsidR="00000000" w:rsidDel="00000000" w:rsidP="00000000" w:rsidRDefault="00000000" w:rsidRPr="00000000" w14:paraId="000005B9">
      <w:pPr>
        <w:numPr>
          <w:ilvl w:val="1"/>
          <w:numId w:val="98"/>
        </w:numPr>
        <w:ind w:left="1440" w:hanging="360"/>
        <w:rPr/>
      </w:pPr>
      <w:r w:rsidDel="00000000" w:rsidR="00000000" w:rsidRPr="00000000">
        <w:rPr>
          <w:rtl w:val="0"/>
        </w:rPr>
        <w:t xml:space="preserve">Facilitates inference about feature importance and their effects on predictions.</w:t>
      </w:r>
    </w:p>
    <w:p w:rsidR="00000000" w:rsidDel="00000000" w:rsidP="00000000" w:rsidRDefault="00000000" w:rsidRPr="00000000" w14:paraId="000005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B">
      <w:pPr>
        <w:rPr>
          <w:b w:val="1"/>
        </w:rPr>
      </w:pPr>
      <w:r w:rsidDel="00000000" w:rsidR="00000000" w:rsidRPr="00000000">
        <w:rPr>
          <w:b w:val="1"/>
          <w:rtl w:val="0"/>
        </w:rPr>
        <w:t xml:space="preserve">Disadvantages:</w:t>
      </w:r>
    </w:p>
    <w:p w:rsidR="00000000" w:rsidDel="00000000" w:rsidP="00000000" w:rsidRDefault="00000000" w:rsidRPr="00000000" w14:paraId="000005BC">
      <w:pPr>
        <w:numPr>
          <w:ilvl w:val="0"/>
          <w:numId w:val="99"/>
        </w:numPr>
        <w:ind w:left="720" w:hanging="360"/>
        <w:rPr/>
      </w:pPr>
      <w:r w:rsidDel="00000000" w:rsidR="00000000" w:rsidRPr="00000000">
        <w:rPr>
          <w:b w:val="1"/>
          <w:rtl w:val="0"/>
        </w:rPr>
        <w:t xml:space="preserve">GNB</w:t>
      </w:r>
      <w:r w:rsidDel="00000000" w:rsidR="00000000" w:rsidRPr="00000000">
        <w:rPr>
          <w:rtl w:val="0"/>
        </w:rPr>
        <w:t xml:space="preserve">:</w:t>
      </w:r>
    </w:p>
    <w:p w:rsidR="00000000" w:rsidDel="00000000" w:rsidP="00000000" w:rsidRDefault="00000000" w:rsidRPr="00000000" w14:paraId="000005BD">
      <w:pPr>
        <w:numPr>
          <w:ilvl w:val="1"/>
          <w:numId w:val="99"/>
        </w:numPr>
        <w:ind w:left="1440" w:hanging="360"/>
        <w:rPr/>
      </w:pPr>
      <w:r w:rsidDel="00000000" w:rsidR="00000000" w:rsidRPr="00000000">
        <w:rPr>
          <w:rtl w:val="0"/>
        </w:rPr>
        <w:t xml:space="preserve">Assumes feature independence, which is often violated in real-world scenarios.</w:t>
      </w:r>
    </w:p>
    <w:p w:rsidR="00000000" w:rsidDel="00000000" w:rsidP="00000000" w:rsidRDefault="00000000" w:rsidRPr="00000000" w14:paraId="000005BE">
      <w:pPr>
        <w:numPr>
          <w:ilvl w:val="0"/>
          <w:numId w:val="99"/>
        </w:numPr>
        <w:ind w:left="720" w:hanging="360"/>
        <w:rPr/>
      </w:pPr>
      <w:r w:rsidDel="00000000" w:rsidR="00000000" w:rsidRPr="00000000">
        <w:rPr>
          <w:b w:val="1"/>
          <w:rtl w:val="0"/>
        </w:rPr>
        <w:t xml:space="preserve">Logistic Regression</w:t>
      </w:r>
      <w:r w:rsidDel="00000000" w:rsidR="00000000" w:rsidRPr="00000000">
        <w:rPr>
          <w:rtl w:val="0"/>
        </w:rPr>
        <w:t xml:space="preserve">:</w:t>
      </w:r>
    </w:p>
    <w:p w:rsidR="00000000" w:rsidDel="00000000" w:rsidP="00000000" w:rsidRDefault="00000000" w:rsidRPr="00000000" w14:paraId="000005BF">
      <w:pPr>
        <w:numPr>
          <w:ilvl w:val="1"/>
          <w:numId w:val="99"/>
        </w:numPr>
        <w:ind w:left="1440" w:hanging="360"/>
        <w:rPr/>
      </w:pPr>
      <w:r w:rsidDel="00000000" w:rsidR="00000000" w:rsidRPr="00000000">
        <w:rPr>
          <w:rtl w:val="0"/>
        </w:rPr>
        <w:t xml:space="preserve">Struggles with complex feature interactions.</w:t>
      </w:r>
    </w:p>
    <w:p w:rsidR="00000000" w:rsidDel="00000000" w:rsidP="00000000" w:rsidRDefault="00000000" w:rsidRPr="00000000" w14:paraId="000005C0">
      <w:pPr>
        <w:numPr>
          <w:ilvl w:val="1"/>
          <w:numId w:val="99"/>
        </w:numPr>
        <w:ind w:left="1440" w:hanging="360"/>
        <w:rPr/>
      </w:pPr>
      <w:r w:rsidDel="00000000" w:rsidR="00000000" w:rsidRPr="00000000">
        <w:rPr>
          <w:rtl w:val="0"/>
        </w:rPr>
        <w:t xml:space="preserve">Can overfit when training data is insufficient.</w:t>
      </w:r>
    </w:p>
    <w:p w:rsidR="00000000" w:rsidDel="00000000" w:rsidP="00000000" w:rsidRDefault="00000000" w:rsidRPr="00000000" w14:paraId="000005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2">
      <w:pPr>
        <w:rPr>
          <w:b w:val="1"/>
        </w:rPr>
      </w:pPr>
      <w:r w:rsidDel="00000000" w:rsidR="00000000" w:rsidRPr="00000000">
        <w:rPr>
          <w:b w:val="1"/>
          <w:rtl w:val="0"/>
        </w:rPr>
        <w:t xml:space="preserve">Key Differences:</w:t>
      </w:r>
    </w:p>
    <w:p w:rsidR="00000000" w:rsidDel="00000000" w:rsidP="00000000" w:rsidRDefault="00000000" w:rsidRPr="00000000" w14:paraId="000005C3">
      <w:pPr>
        <w:numPr>
          <w:ilvl w:val="0"/>
          <w:numId w:val="101"/>
        </w:numPr>
        <w:ind w:left="720" w:hanging="360"/>
        <w:rPr/>
      </w:pPr>
      <w:r w:rsidDel="00000000" w:rsidR="00000000" w:rsidRPr="00000000">
        <w:rPr>
          <w:rtl w:val="0"/>
        </w:rPr>
        <w:t xml:space="preserve">Logistic regression is a </w:t>
      </w:r>
      <w:r w:rsidDel="00000000" w:rsidR="00000000" w:rsidRPr="00000000">
        <w:rPr>
          <w:b w:val="1"/>
          <w:rtl w:val="0"/>
        </w:rPr>
        <w:t xml:space="preserve">discriminative classifier</w:t>
      </w:r>
      <w:r w:rsidDel="00000000" w:rsidR="00000000" w:rsidRPr="00000000">
        <w:rPr>
          <w:rtl w:val="0"/>
        </w:rPr>
        <w:t xml:space="preserve"> (models P(Y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X)P(Y|X)P(Y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 while GNB is </w:t>
      </w:r>
      <w:r w:rsidDel="00000000" w:rsidR="00000000" w:rsidRPr="00000000">
        <w:rPr>
          <w:b w:val="1"/>
          <w:rtl w:val="0"/>
        </w:rPr>
        <w:t xml:space="preserve">generative</w:t>
      </w:r>
      <w:r w:rsidDel="00000000" w:rsidR="00000000" w:rsidRPr="00000000">
        <w:rPr>
          <w:rtl w:val="0"/>
        </w:rPr>
        <w:t xml:space="preserve"> (models P(X</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Y)P(X|Y)P(X</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Y) and P(Y)P(Y)P(Y)).</w:t>
      </w:r>
    </w:p>
    <w:p w:rsidR="00000000" w:rsidDel="00000000" w:rsidP="00000000" w:rsidRDefault="00000000" w:rsidRPr="00000000" w14:paraId="000005C4">
      <w:pPr>
        <w:numPr>
          <w:ilvl w:val="0"/>
          <w:numId w:val="101"/>
        </w:numPr>
        <w:ind w:left="720" w:hanging="360"/>
        <w:rPr/>
      </w:pPr>
      <w:r w:rsidDel="00000000" w:rsidR="00000000" w:rsidRPr="00000000">
        <w:rPr>
          <w:rtl w:val="0"/>
        </w:rPr>
        <w:t xml:space="preserve">Logistic regression requires an optimization step for coefficients, while GNB does not.</w:t>
      </w:r>
    </w:p>
    <w:p w:rsidR="00000000" w:rsidDel="00000000" w:rsidP="00000000" w:rsidRDefault="00000000" w:rsidRPr="00000000" w14:paraId="000005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6">
      <w:pPr>
        <w:rPr>
          <w:b w:val="1"/>
        </w:rPr>
      </w:pPr>
      <w:r w:rsidDel="00000000" w:rsidR="00000000" w:rsidRPr="00000000">
        <w:rPr>
          <w:b w:val="1"/>
          <w:rtl w:val="0"/>
        </w:rPr>
        <w:t xml:space="preserve">Similarities:</w:t>
      </w:r>
    </w:p>
    <w:p w:rsidR="00000000" w:rsidDel="00000000" w:rsidP="00000000" w:rsidRDefault="00000000" w:rsidRPr="00000000" w14:paraId="000005C7">
      <w:pPr>
        <w:numPr>
          <w:ilvl w:val="0"/>
          <w:numId w:val="102"/>
        </w:numPr>
        <w:ind w:left="720" w:hanging="360"/>
        <w:rPr/>
      </w:pPr>
      <w:r w:rsidDel="00000000" w:rsidR="00000000" w:rsidRPr="00000000">
        <w:rPr>
          <w:rtl w:val="0"/>
        </w:rPr>
        <w:t xml:space="preserve">Both are linear decision functions based on training data.</w:t>
      </w:r>
    </w:p>
    <w:p w:rsidR="00000000" w:rsidDel="00000000" w:rsidP="00000000" w:rsidRDefault="00000000" w:rsidRPr="00000000" w14:paraId="000005C8">
      <w:pPr>
        <w:numPr>
          <w:ilvl w:val="0"/>
          <w:numId w:val="102"/>
        </w:numPr>
        <w:ind w:left="720" w:hanging="360"/>
        <w:rPr/>
      </w:pPr>
      <w:r w:rsidDel="00000000" w:rsidR="00000000" w:rsidRPr="00000000">
        <w:rPr>
          <w:rtl w:val="0"/>
        </w:rPr>
        <w:t xml:space="preserve">The implied P(Y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X)P(Y|X)P(Y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 of GNB matches that of logistic regression (with additional assumptions).</w:t>
      </w:r>
    </w:p>
    <w:p w:rsidR="00000000" w:rsidDel="00000000" w:rsidP="00000000" w:rsidRDefault="00000000" w:rsidRPr="00000000" w14:paraId="000005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A">
      <w:pPr>
        <w:rPr>
          <w:b w:val="1"/>
        </w:rPr>
      </w:pPr>
      <w:r w:rsidDel="00000000" w:rsidR="00000000" w:rsidRPr="00000000">
        <w:rPr>
          <w:b w:val="1"/>
          <w:rtl w:val="0"/>
        </w:rPr>
        <w:t xml:space="preserve">When to Use:</w:t>
      </w:r>
    </w:p>
    <w:p w:rsidR="00000000" w:rsidDel="00000000" w:rsidP="00000000" w:rsidRDefault="00000000" w:rsidRPr="00000000" w14:paraId="000005CB">
      <w:pPr>
        <w:numPr>
          <w:ilvl w:val="0"/>
          <w:numId w:val="103"/>
        </w:numPr>
        <w:ind w:left="720" w:hanging="360"/>
        <w:rPr/>
      </w:pPr>
      <w:r w:rsidDel="00000000" w:rsidR="00000000" w:rsidRPr="00000000">
        <w:rPr>
          <w:b w:val="1"/>
          <w:rtl w:val="0"/>
        </w:rPr>
        <w:t xml:space="preserve">Logistic Regression</w:t>
      </w:r>
      <w:r w:rsidDel="00000000" w:rsidR="00000000" w:rsidRPr="00000000">
        <w:rPr>
          <w:rtl w:val="0"/>
        </w:rPr>
        <w:t xml:space="preserve">:</w:t>
      </w:r>
    </w:p>
    <w:p w:rsidR="00000000" w:rsidDel="00000000" w:rsidP="00000000" w:rsidRDefault="00000000" w:rsidRPr="00000000" w14:paraId="000005CC">
      <w:pPr>
        <w:numPr>
          <w:ilvl w:val="1"/>
          <w:numId w:val="103"/>
        </w:numPr>
        <w:ind w:left="1440" w:hanging="360"/>
        <w:rPr/>
      </w:pPr>
      <w:r w:rsidDel="00000000" w:rsidR="00000000" w:rsidRPr="00000000">
        <w:rPr>
          <w:rtl w:val="0"/>
        </w:rPr>
        <w:t xml:space="preserve">Preferred when training data is sufficient, and independence assumptions of GNB are invalid.</w:t>
      </w:r>
    </w:p>
    <w:p w:rsidR="00000000" w:rsidDel="00000000" w:rsidP="00000000" w:rsidRDefault="00000000" w:rsidRPr="00000000" w14:paraId="000005CD">
      <w:pPr>
        <w:numPr>
          <w:ilvl w:val="1"/>
          <w:numId w:val="103"/>
        </w:numPr>
        <w:ind w:left="1440" w:hanging="360"/>
        <w:rPr/>
      </w:pPr>
      <w:r w:rsidDel="00000000" w:rsidR="00000000" w:rsidRPr="00000000">
        <w:rPr>
          <w:rtl w:val="0"/>
        </w:rPr>
        <w:t xml:space="preserve">Ideal for capturing correlations between features.</w:t>
      </w:r>
    </w:p>
    <w:p w:rsidR="00000000" w:rsidDel="00000000" w:rsidP="00000000" w:rsidRDefault="00000000" w:rsidRPr="00000000" w14:paraId="000005CE">
      <w:pPr>
        <w:numPr>
          <w:ilvl w:val="0"/>
          <w:numId w:val="103"/>
        </w:numPr>
        <w:ind w:left="720" w:hanging="360"/>
        <w:rPr/>
      </w:pPr>
      <w:r w:rsidDel="00000000" w:rsidR="00000000" w:rsidRPr="00000000">
        <w:rPr>
          <w:b w:val="1"/>
          <w:rtl w:val="0"/>
        </w:rPr>
        <w:t xml:space="preserve">GNB</w:t>
      </w:r>
      <w:r w:rsidDel="00000000" w:rsidR="00000000" w:rsidRPr="00000000">
        <w:rPr>
          <w:rtl w:val="0"/>
        </w:rPr>
        <w:t xml:space="preserve">:</w:t>
      </w:r>
    </w:p>
    <w:p w:rsidR="00000000" w:rsidDel="00000000" w:rsidP="00000000" w:rsidRDefault="00000000" w:rsidRPr="00000000" w14:paraId="000005CF">
      <w:pPr>
        <w:numPr>
          <w:ilvl w:val="1"/>
          <w:numId w:val="103"/>
        </w:numPr>
        <w:ind w:left="1440" w:hanging="360"/>
        <w:rPr/>
      </w:pPr>
      <w:r w:rsidDel="00000000" w:rsidR="00000000" w:rsidRPr="00000000">
        <w:rPr>
          <w:rtl w:val="0"/>
        </w:rPr>
        <w:t xml:space="preserve">Suitable when training data is limited or when strong priors on data generation are available.</w:t>
      </w:r>
    </w:p>
    <w:p w:rsidR="00000000" w:rsidDel="00000000" w:rsidP="00000000" w:rsidRDefault="00000000" w:rsidRPr="00000000" w14:paraId="000005D0">
      <w:pPr>
        <w:numPr>
          <w:ilvl w:val="1"/>
          <w:numId w:val="103"/>
        </w:numPr>
        <w:ind w:left="1440" w:hanging="360"/>
        <w:rPr/>
      </w:pPr>
      <w:r w:rsidDel="00000000" w:rsidR="00000000" w:rsidRPr="00000000">
        <w:rPr>
          <w:rtl w:val="0"/>
        </w:rPr>
        <w:t xml:space="preserve">Faster to implement when feature independence is a reasonable assumption.</w:t>
      </w:r>
    </w:p>
    <w:p w:rsidR="00000000" w:rsidDel="00000000" w:rsidP="00000000" w:rsidRDefault="00000000" w:rsidRPr="00000000" w14:paraId="000005D1">
      <w:pPr>
        <w:rPr>
          <w:b w:val="1"/>
        </w:rPr>
      </w:pPr>
      <w:r w:rsidDel="00000000" w:rsidR="00000000" w:rsidRPr="00000000">
        <w:rPr>
          <w:b w:val="1"/>
          <w:rtl w:val="0"/>
        </w:rPr>
        <w:t xml:space="preserve">Solution #7.12: Partial Dependence Plots (PDP)</w:t>
      </w:r>
    </w:p>
    <w:p w:rsidR="00000000" w:rsidDel="00000000" w:rsidP="00000000" w:rsidRDefault="00000000" w:rsidRPr="00000000" w14:paraId="000005D2">
      <w:pPr>
        <w:numPr>
          <w:ilvl w:val="0"/>
          <w:numId w:val="104"/>
        </w:numPr>
        <w:ind w:left="720" w:hanging="360"/>
        <w:rPr/>
      </w:pPr>
      <w:r w:rsidDel="00000000" w:rsidR="00000000" w:rsidRPr="00000000">
        <w:rPr>
          <w:b w:val="1"/>
          <w:rtl w:val="0"/>
        </w:rPr>
        <w:t xml:space="preserve">Key Insight</w:t>
      </w:r>
      <w:r w:rsidDel="00000000" w:rsidR="00000000" w:rsidRPr="00000000">
        <w:rPr>
          <w:rtl w:val="0"/>
        </w:rPr>
        <w:t xml:space="preserve">: Partial Dependence Plots illustrate the marginal effect of features on model predictions by isolating the influence of each feature while keeping others constant.</w:t>
      </w:r>
    </w:p>
    <w:p w:rsidR="00000000" w:rsidDel="00000000" w:rsidP="00000000" w:rsidRDefault="00000000" w:rsidRPr="00000000" w14:paraId="000005D3">
      <w:pPr>
        <w:numPr>
          <w:ilvl w:val="0"/>
          <w:numId w:val="104"/>
        </w:numPr>
        <w:ind w:left="720" w:hanging="360"/>
        <w:rPr/>
      </w:pPr>
      <w:r w:rsidDel="00000000" w:rsidR="00000000" w:rsidRPr="00000000">
        <w:rPr>
          <w:b w:val="1"/>
          <w:rtl w:val="0"/>
        </w:rPr>
        <w:t xml:space="preserve">Example Application</w:t>
      </w:r>
      <w:r w:rsidDel="00000000" w:rsidR="00000000" w:rsidRPr="00000000">
        <w:rPr>
          <w:rtl w:val="0"/>
        </w:rPr>
        <w:t xml:space="preserve">:</w:t>
      </w:r>
    </w:p>
    <w:p w:rsidR="00000000" w:rsidDel="00000000" w:rsidP="00000000" w:rsidRDefault="00000000" w:rsidRPr="00000000" w14:paraId="000005D4">
      <w:pPr>
        <w:numPr>
          <w:ilvl w:val="1"/>
          <w:numId w:val="104"/>
        </w:numPr>
        <w:ind w:left="1440" w:hanging="360"/>
        <w:rPr/>
      </w:pPr>
      <w:r w:rsidDel="00000000" w:rsidR="00000000" w:rsidRPr="00000000">
        <w:rPr>
          <w:rtl w:val="0"/>
        </w:rPr>
        <w:t xml:space="preserve">Features like FICO score, debt, and the number of credit cards are examined individually.</w:t>
      </w:r>
    </w:p>
    <w:p w:rsidR="00000000" w:rsidDel="00000000" w:rsidP="00000000" w:rsidRDefault="00000000" w:rsidRPr="00000000" w14:paraId="000005D5">
      <w:pPr>
        <w:numPr>
          <w:ilvl w:val="1"/>
          <w:numId w:val="104"/>
        </w:numPr>
        <w:ind w:left="1440" w:hanging="360"/>
        <w:rPr/>
      </w:pPr>
      <w:r w:rsidDel="00000000" w:rsidR="00000000" w:rsidRPr="00000000">
        <w:rPr>
          <w:rtl w:val="0"/>
        </w:rPr>
        <w:t xml:space="preserve">The FICO score shows a positive correlation with loan approval.</w:t>
      </w:r>
    </w:p>
    <w:p w:rsidR="00000000" w:rsidDel="00000000" w:rsidP="00000000" w:rsidRDefault="00000000" w:rsidRPr="00000000" w14:paraId="000005D6">
      <w:pPr>
        <w:numPr>
          <w:ilvl w:val="1"/>
          <w:numId w:val="104"/>
        </w:numPr>
        <w:ind w:left="1440" w:hanging="360"/>
        <w:rPr/>
      </w:pPr>
      <w:r w:rsidDel="00000000" w:rsidR="00000000" w:rsidRPr="00000000">
        <w:rPr>
          <w:rtl w:val="0"/>
        </w:rPr>
        <w:t xml:space="preserve">Low scores lead to rejection, while higher scores improve the likelihood of approval.</w:t>
      </w:r>
    </w:p>
    <w:p w:rsidR="00000000" w:rsidDel="00000000" w:rsidP="00000000" w:rsidRDefault="00000000" w:rsidRPr="00000000" w14:paraId="000005D7">
      <w:pPr>
        <w:numPr>
          <w:ilvl w:val="0"/>
          <w:numId w:val="104"/>
        </w:numPr>
        <w:ind w:left="720" w:hanging="360"/>
        <w:rPr/>
      </w:pPr>
      <w:r w:rsidDel="00000000" w:rsidR="00000000" w:rsidRPr="00000000">
        <w:rPr>
          <w:b w:val="1"/>
          <w:rtl w:val="0"/>
        </w:rPr>
        <w:t xml:space="preserve">Takeaway</w:t>
      </w:r>
      <w:r w:rsidDel="00000000" w:rsidR="00000000" w:rsidRPr="00000000">
        <w:rPr>
          <w:rtl w:val="0"/>
        </w:rPr>
        <w:t xml:space="preserve">: PDPs are particularly useful for explaining model decisions, identifying influential features, and understanding the reasoning behind specific outcomes (e.g., why applicants with FICO scores of 700 and 720 were approved, but 600 was rejected).</w:t>
      </w:r>
    </w:p>
    <w:p w:rsidR="00000000" w:rsidDel="00000000" w:rsidP="00000000" w:rsidRDefault="00000000" w:rsidRPr="00000000" w14:paraId="000005D8">
      <w:pPr>
        <w:rPr>
          <w:b w:val="1"/>
        </w:rPr>
      </w:pPr>
      <w:r w:rsidDel="00000000" w:rsidR="00000000" w:rsidRPr="00000000">
        <w:rPr>
          <w:b w:val="1"/>
          <w:rtl w:val="0"/>
        </w:rPr>
        <w:t xml:space="preserve">Solution #7.13: Finding Synonyms Using Word Embeddings</w:t>
      </w:r>
    </w:p>
    <w:p w:rsidR="00000000" w:rsidDel="00000000" w:rsidP="00000000" w:rsidRDefault="00000000" w:rsidRPr="00000000" w14:paraId="000005D9">
      <w:pPr>
        <w:numPr>
          <w:ilvl w:val="0"/>
          <w:numId w:val="105"/>
        </w:numPr>
        <w:ind w:left="720" w:hanging="360"/>
        <w:rPr/>
      </w:pPr>
      <w:r w:rsidDel="00000000" w:rsidR="00000000" w:rsidRPr="00000000">
        <w:rPr>
          <w:b w:val="1"/>
          <w:rtl w:val="0"/>
        </w:rPr>
        <w:t xml:space="preserve">Key Insight</w:t>
      </w:r>
      <w:r w:rsidDel="00000000" w:rsidR="00000000" w:rsidRPr="00000000">
        <w:rPr>
          <w:rtl w:val="0"/>
        </w:rPr>
        <w:t xml:space="preserve">: Word embeddings map words into vector space based on context and semantic similarity, enabling tasks like finding synonyms through distance measures like Euclidean distance.</w:t>
      </w:r>
    </w:p>
    <w:p w:rsidR="00000000" w:rsidDel="00000000" w:rsidP="00000000" w:rsidRDefault="00000000" w:rsidRPr="00000000" w14:paraId="000005DA">
      <w:pPr>
        <w:numPr>
          <w:ilvl w:val="0"/>
          <w:numId w:val="105"/>
        </w:numPr>
        <w:ind w:left="720" w:hanging="360"/>
        <w:rPr/>
      </w:pPr>
      <w:r w:rsidDel="00000000" w:rsidR="00000000" w:rsidRPr="00000000">
        <w:rPr>
          <w:b w:val="1"/>
          <w:rtl w:val="0"/>
        </w:rPr>
        <w:t xml:space="preserve">Process</w:t>
      </w:r>
      <w:r w:rsidDel="00000000" w:rsidR="00000000" w:rsidRPr="00000000">
        <w:rPr>
          <w:rtl w:val="0"/>
        </w:rPr>
        <w:t xml:space="preserve">:</w:t>
      </w:r>
    </w:p>
    <w:p w:rsidR="00000000" w:rsidDel="00000000" w:rsidP="00000000" w:rsidRDefault="00000000" w:rsidRPr="00000000" w14:paraId="000005DB">
      <w:pPr>
        <w:numPr>
          <w:ilvl w:val="1"/>
          <w:numId w:val="105"/>
        </w:numPr>
        <w:ind w:left="1440" w:hanging="360"/>
        <w:rPr/>
      </w:pPr>
      <w:r w:rsidDel="00000000" w:rsidR="00000000" w:rsidRPr="00000000">
        <w:rPr>
          <w:rtl w:val="0"/>
        </w:rPr>
        <w:t xml:space="preserve">Generate word embeddings for a given corpus.</w:t>
      </w:r>
    </w:p>
    <w:p w:rsidR="00000000" w:rsidDel="00000000" w:rsidP="00000000" w:rsidRDefault="00000000" w:rsidRPr="00000000" w14:paraId="000005DC">
      <w:pPr>
        <w:numPr>
          <w:ilvl w:val="1"/>
          <w:numId w:val="105"/>
        </w:numPr>
        <w:ind w:left="1440" w:hanging="360"/>
        <w:rPr/>
      </w:pPr>
      <w:r w:rsidDel="00000000" w:rsidR="00000000" w:rsidRPr="00000000">
        <w:rPr>
          <w:rtl w:val="0"/>
        </w:rPr>
        <w:t xml:space="preserve">Apply clustering techniques like K-means or K-nearest neighbors to group similar words.</w:t>
      </w:r>
    </w:p>
    <w:p w:rsidR="00000000" w:rsidDel="00000000" w:rsidP="00000000" w:rsidRDefault="00000000" w:rsidRPr="00000000" w14:paraId="000005DD">
      <w:pPr>
        <w:numPr>
          <w:ilvl w:val="1"/>
          <w:numId w:val="105"/>
        </w:numPr>
        <w:ind w:left="1440" w:hanging="360"/>
        <w:rPr/>
      </w:pPr>
      <w:r w:rsidDel="00000000" w:rsidR="00000000" w:rsidRPr="00000000">
        <w:rPr>
          <w:rtl w:val="0"/>
        </w:rPr>
        <w:t xml:space="preserve">Challenges: Antonyms and semantically similar but opposite words (e.g., "hot" and "cold") can be clustered together due to similar contexts.</w:t>
      </w:r>
    </w:p>
    <w:p w:rsidR="00000000" w:rsidDel="00000000" w:rsidP="00000000" w:rsidRDefault="00000000" w:rsidRPr="00000000" w14:paraId="000005DE">
      <w:pPr>
        <w:numPr>
          <w:ilvl w:val="0"/>
          <w:numId w:val="105"/>
        </w:numPr>
        <w:ind w:left="720" w:hanging="360"/>
        <w:rPr/>
      </w:pPr>
      <w:r w:rsidDel="00000000" w:rsidR="00000000" w:rsidRPr="00000000">
        <w:rPr>
          <w:b w:val="1"/>
          <w:rtl w:val="0"/>
        </w:rPr>
        <w:t xml:space="preserve">Use Case</w:t>
      </w:r>
      <w:r w:rsidDel="00000000" w:rsidR="00000000" w:rsidRPr="00000000">
        <w:rPr>
          <w:rtl w:val="0"/>
        </w:rPr>
        <w:t xml:space="preserve">: Useful for NLP tasks, such as creating synonym dictionaries, search engines, or recommendation systems. However, care must be taken in edge cases where semantic opposites may cluster.</w:t>
      </w:r>
    </w:p>
    <w:p w:rsidR="00000000" w:rsidDel="00000000" w:rsidP="00000000" w:rsidRDefault="00000000" w:rsidRPr="00000000" w14:paraId="000005DF">
      <w:pPr>
        <w:rPr>
          <w:b w:val="1"/>
        </w:rPr>
      </w:pPr>
      <w:r w:rsidDel="00000000" w:rsidR="00000000" w:rsidRPr="00000000">
        <w:rPr>
          <w:b w:val="1"/>
          <w:rtl w:val="0"/>
        </w:rPr>
        <w:t xml:space="preserve">7.14: Bias-Variance Tradeoff</w:t>
      </w:r>
    </w:p>
    <w:p w:rsidR="00000000" w:rsidDel="00000000" w:rsidP="00000000" w:rsidRDefault="00000000" w:rsidRPr="00000000" w14:paraId="000005E0">
      <w:pPr>
        <w:rPr/>
      </w:pPr>
      <w:r w:rsidDel="00000000" w:rsidR="00000000" w:rsidRPr="00000000">
        <w:rPr>
          <w:rtl w:val="0"/>
        </w:rPr>
        <w:t xml:space="preserve">Key Insights:</w:t>
      </w:r>
    </w:p>
    <w:p w:rsidR="00000000" w:rsidDel="00000000" w:rsidP="00000000" w:rsidRDefault="00000000" w:rsidRPr="00000000" w14:paraId="000005E1">
      <w:pPr>
        <w:numPr>
          <w:ilvl w:val="0"/>
          <w:numId w:val="106"/>
        </w:numPr>
        <w:ind w:left="720" w:hanging="360"/>
        <w:rPr/>
      </w:pPr>
      <w:r w:rsidDel="00000000" w:rsidR="00000000" w:rsidRPr="00000000">
        <w:rPr>
          <w:b w:val="1"/>
          <w:rtl w:val="0"/>
        </w:rPr>
        <w:t xml:space="preserve">Bias-Variance Tradeoff</w:t>
      </w:r>
      <w:r w:rsidDel="00000000" w:rsidR="00000000" w:rsidRPr="00000000">
        <w:rPr>
          <w:rtl w:val="0"/>
        </w:rPr>
        <w:t xml:space="preserve">:</w:t>
      </w:r>
    </w:p>
    <w:p w:rsidR="00000000" w:rsidDel="00000000" w:rsidP="00000000" w:rsidRDefault="00000000" w:rsidRPr="00000000" w14:paraId="000005E2">
      <w:pPr>
        <w:numPr>
          <w:ilvl w:val="1"/>
          <w:numId w:val="106"/>
        </w:numPr>
        <w:ind w:left="1440" w:hanging="360"/>
        <w:rPr/>
      </w:pPr>
      <w:r w:rsidDel="00000000" w:rsidR="00000000" w:rsidRPr="00000000">
        <w:rPr>
          <w:rtl w:val="0"/>
        </w:rPr>
        <w:t xml:space="preserve">Total model error is broken down as Bias + Variance + Irreducible Error.</w:t>
      </w:r>
    </w:p>
    <w:p w:rsidR="00000000" w:rsidDel="00000000" w:rsidP="00000000" w:rsidRDefault="00000000" w:rsidRPr="00000000" w14:paraId="000005E3">
      <w:pPr>
        <w:numPr>
          <w:ilvl w:val="1"/>
          <w:numId w:val="106"/>
        </w:numPr>
        <w:ind w:left="1440" w:hanging="360"/>
        <w:rPr/>
      </w:pPr>
      <w:r w:rsidDel="00000000" w:rsidR="00000000" w:rsidRPr="00000000">
        <w:rPr>
          <w:rtl w:val="0"/>
        </w:rPr>
        <w:t xml:space="preserve">High bias occurs when a model is too simple (e.g., linear regression for a nonlinear relationship) and underfits the data.</w:t>
      </w:r>
    </w:p>
    <w:p w:rsidR="00000000" w:rsidDel="00000000" w:rsidP="00000000" w:rsidRDefault="00000000" w:rsidRPr="00000000" w14:paraId="000005E4">
      <w:pPr>
        <w:numPr>
          <w:ilvl w:val="1"/>
          <w:numId w:val="106"/>
        </w:numPr>
        <w:ind w:left="1440" w:hanging="360"/>
        <w:rPr/>
      </w:pPr>
      <w:r w:rsidDel="00000000" w:rsidR="00000000" w:rsidRPr="00000000">
        <w:rPr>
          <w:rtl w:val="0"/>
        </w:rPr>
        <w:t xml:space="preserve">High variance occurs when a model overfits, capturing noise and reacting to small changes in the data.</w:t>
      </w:r>
    </w:p>
    <w:p w:rsidR="00000000" w:rsidDel="00000000" w:rsidP="00000000" w:rsidRDefault="00000000" w:rsidRPr="00000000" w14:paraId="000005E5">
      <w:pPr>
        <w:numPr>
          <w:ilvl w:val="1"/>
          <w:numId w:val="106"/>
        </w:numPr>
        <w:ind w:left="1440" w:hanging="360"/>
        <w:rPr/>
      </w:pPr>
      <w:r w:rsidDel="00000000" w:rsidR="00000000" w:rsidRPr="00000000">
        <w:rPr>
          <w:rtl w:val="0"/>
        </w:rPr>
        <w:t xml:space="preserve">Irreducible error is inherent in data and cannot be addressed by the model.</w:t>
      </w:r>
    </w:p>
    <w:p w:rsidR="00000000" w:rsidDel="00000000" w:rsidP="00000000" w:rsidRDefault="00000000" w:rsidRPr="00000000" w14:paraId="000005E6">
      <w:pPr>
        <w:numPr>
          <w:ilvl w:val="0"/>
          <w:numId w:val="106"/>
        </w:numPr>
        <w:ind w:left="720" w:hanging="360"/>
        <w:rPr/>
      </w:pPr>
      <w:r w:rsidDel="00000000" w:rsidR="00000000" w:rsidRPr="00000000">
        <w:rPr>
          <w:b w:val="1"/>
          <w:rtl w:val="0"/>
        </w:rPr>
        <w:t xml:space="preserve">Objective</w:t>
      </w:r>
      <w:r w:rsidDel="00000000" w:rsidR="00000000" w:rsidRPr="00000000">
        <w:rPr>
          <w:rtl w:val="0"/>
        </w:rPr>
        <w:t xml:space="preserve">:</w:t>
      </w:r>
    </w:p>
    <w:p w:rsidR="00000000" w:rsidDel="00000000" w:rsidP="00000000" w:rsidRDefault="00000000" w:rsidRPr="00000000" w14:paraId="000005E7">
      <w:pPr>
        <w:numPr>
          <w:ilvl w:val="1"/>
          <w:numId w:val="106"/>
        </w:numPr>
        <w:ind w:left="1440" w:hanging="360"/>
        <w:rPr/>
      </w:pPr>
      <w:r w:rsidDel="00000000" w:rsidR="00000000" w:rsidRPr="00000000">
        <w:rPr>
          <w:rtl w:val="0"/>
        </w:rPr>
        <w:t xml:space="preserve">Balance bias and variance to achieve good performance without overfitting or underfitting.</w:t>
      </w:r>
    </w:p>
    <w:p w:rsidR="00000000" w:rsidDel="00000000" w:rsidP="00000000" w:rsidRDefault="00000000" w:rsidRPr="00000000" w14:paraId="000005E8">
      <w:pPr>
        <w:numPr>
          <w:ilvl w:val="1"/>
          <w:numId w:val="106"/>
        </w:numPr>
        <w:ind w:left="1440" w:hanging="360"/>
        <w:rPr/>
      </w:pPr>
      <w:r w:rsidDel="00000000" w:rsidR="00000000" w:rsidRPr="00000000">
        <w:rPr>
          <w:rtl w:val="0"/>
        </w:rPr>
        <w:t xml:space="preserve">Example: Linear regression has low variance but high bias; neural networks might have low bias but high variance.</w:t>
      </w:r>
    </w:p>
    <w:p w:rsidR="00000000" w:rsidDel="00000000" w:rsidP="00000000" w:rsidRDefault="00000000" w:rsidRPr="00000000" w14:paraId="000005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A">
      <w:pPr>
        <w:rPr>
          <w:b w:val="1"/>
        </w:rPr>
      </w:pPr>
      <w:r w:rsidDel="00000000" w:rsidR="00000000" w:rsidRPr="00000000">
        <w:rPr>
          <w:b w:val="1"/>
          <w:rtl w:val="0"/>
        </w:rPr>
        <w:t xml:space="preserve">Solution #7.15: Cross-Validation</w:t>
      </w:r>
    </w:p>
    <w:p w:rsidR="00000000" w:rsidDel="00000000" w:rsidP="00000000" w:rsidRDefault="00000000" w:rsidRPr="00000000" w14:paraId="000005EB">
      <w:pPr>
        <w:rPr/>
      </w:pPr>
      <w:r w:rsidDel="00000000" w:rsidR="00000000" w:rsidRPr="00000000">
        <w:rPr>
          <w:rtl w:val="0"/>
        </w:rPr>
        <w:t xml:space="preserve">Key Insights:</w:t>
      </w:r>
    </w:p>
    <w:p w:rsidR="00000000" w:rsidDel="00000000" w:rsidP="00000000" w:rsidRDefault="00000000" w:rsidRPr="00000000" w14:paraId="000005EC">
      <w:pPr>
        <w:numPr>
          <w:ilvl w:val="0"/>
          <w:numId w:val="107"/>
        </w:numPr>
        <w:ind w:left="720" w:hanging="360"/>
        <w:rPr/>
      </w:pPr>
      <w:r w:rsidDel="00000000" w:rsidR="00000000" w:rsidRPr="00000000">
        <w:rPr>
          <w:b w:val="1"/>
          <w:rtl w:val="0"/>
        </w:rPr>
        <w:t xml:space="preserve">Purpose</w:t>
      </w:r>
      <w:r w:rsidDel="00000000" w:rsidR="00000000" w:rsidRPr="00000000">
        <w:rPr>
          <w:rtl w:val="0"/>
        </w:rPr>
        <w:t xml:space="preserve">:</w:t>
      </w:r>
    </w:p>
    <w:p w:rsidR="00000000" w:rsidDel="00000000" w:rsidP="00000000" w:rsidRDefault="00000000" w:rsidRPr="00000000" w14:paraId="000005ED">
      <w:pPr>
        <w:numPr>
          <w:ilvl w:val="1"/>
          <w:numId w:val="107"/>
        </w:numPr>
        <w:ind w:left="1440" w:hanging="360"/>
        <w:rPr/>
      </w:pPr>
      <w:r w:rsidDel="00000000" w:rsidR="00000000" w:rsidRPr="00000000">
        <w:rPr>
          <w:rtl w:val="0"/>
        </w:rPr>
        <w:t xml:space="preserve">Evaluates model performance by splitting the training data into multiple subsets (folds).</w:t>
      </w:r>
    </w:p>
    <w:p w:rsidR="00000000" w:rsidDel="00000000" w:rsidP="00000000" w:rsidRDefault="00000000" w:rsidRPr="00000000" w14:paraId="000005EE">
      <w:pPr>
        <w:numPr>
          <w:ilvl w:val="1"/>
          <w:numId w:val="107"/>
        </w:numPr>
        <w:ind w:left="1440" w:hanging="360"/>
        <w:rPr/>
      </w:pPr>
      <w:r w:rsidDel="00000000" w:rsidR="00000000" w:rsidRPr="00000000">
        <w:rPr>
          <w:rtl w:val="0"/>
        </w:rPr>
        <w:t xml:space="preserve">Ensures robust performance across different data samples and prevents overfitting.</w:t>
      </w:r>
    </w:p>
    <w:p w:rsidR="00000000" w:rsidDel="00000000" w:rsidP="00000000" w:rsidRDefault="00000000" w:rsidRPr="00000000" w14:paraId="000005EF">
      <w:pPr>
        <w:numPr>
          <w:ilvl w:val="0"/>
          <w:numId w:val="107"/>
        </w:numPr>
        <w:ind w:left="720" w:hanging="360"/>
        <w:rPr/>
      </w:pPr>
      <w:r w:rsidDel="00000000" w:rsidR="00000000" w:rsidRPr="00000000">
        <w:rPr>
          <w:b w:val="1"/>
          <w:rtl w:val="0"/>
        </w:rPr>
        <w:t xml:space="preserve">Process</w:t>
      </w:r>
      <w:r w:rsidDel="00000000" w:rsidR="00000000" w:rsidRPr="00000000">
        <w:rPr>
          <w:rtl w:val="0"/>
        </w:rPr>
        <w:t xml:space="preserve">:</w:t>
      </w:r>
    </w:p>
    <w:p w:rsidR="00000000" w:rsidDel="00000000" w:rsidP="00000000" w:rsidRDefault="00000000" w:rsidRPr="00000000" w14:paraId="000005F0">
      <w:pPr>
        <w:numPr>
          <w:ilvl w:val="1"/>
          <w:numId w:val="108"/>
        </w:numPr>
        <w:ind w:left="1440" w:hanging="360"/>
        <w:rPr/>
      </w:pPr>
      <w:r w:rsidDel="00000000" w:rsidR="00000000" w:rsidRPr="00000000">
        <w:rPr>
          <w:rtl w:val="0"/>
        </w:rPr>
        <w:t xml:space="preserve">Split data into k equally sized folds.</w:t>
      </w:r>
    </w:p>
    <w:p w:rsidR="00000000" w:rsidDel="00000000" w:rsidP="00000000" w:rsidRDefault="00000000" w:rsidRPr="00000000" w14:paraId="000005F1">
      <w:pPr>
        <w:numPr>
          <w:ilvl w:val="1"/>
          <w:numId w:val="108"/>
        </w:numPr>
        <w:ind w:left="1440" w:hanging="360"/>
        <w:rPr/>
      </w:pPr>
      <w:r w:rsidDel="00000000" w:rsidR="00000000" w:rsidRPr="00000000">
        <w:rPr>
          <w:rtl w:val="0"/>
        </w:rPr>
        <w:t xml:space="preserve">Train on all folds except one, and test on the excluded fold.</w:t>
      </w:r>
    </w:p>
    <w:p w:rsidR="00000000" w:rsidDel="00000000" w:rsidP="00000000" w:rsidRDefault="00000000" w:rsidRPr="00000000" w14:paraId="000005F2">
      <w:pPr>
        <w:numPr>
          <w:ilvl w:val="1"/>
          <w:numId w:val="108"/>
        </w:numPr>
        <w:ind w:left="1440" w:hanging="360"/>
        <w:rPr/>
      </w:pPr>
      <w:r w:rsidDel="00000000" w:rsidR="00000000" w:rsidRPr="00000000">
        <w:rPr>
          <w:rtl w:val="0"/>
        </w:rPr>
        <w:t xml:space="preserve">Repeat for each fold and average the errors for true error estimation.</w:t>
      </w:r>
    </w:p>
    <w:p w:rsidR="00000000" w:rsidDel="00000000" w:rsidP="00000000" w:rsidRDefault="00000000" w:rsidRPr="00000000" w14:paraId="000005F3">
      <w:pPr>
        <w:numPr>
          <w:ilvl w:val="0"/>
          <w:numId w:val="108"/>
        </w:numPr>
        <w:ind w:left="720" w:hanging="360"/>
        <w:rPr/>
      </w:pP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5F4">
      <w:pPr>
        <w:numPr>
          <w:ilvl w:val="1"/>
          <w:numId w:val="108"/>
        </w:numPr>
        <w:ind w:left="1440" w:hanging="360"/>
        <w:rPr/>
      </w:pPr>
      <w:r w:rsidDel="00000000" w:rsidR="00000000" w:rsidRPr="00000000">
        <w:rPr>
          <w:rtl w:val="0"/>
        </w:rPr>
        <w:t xml:space="preserve">Avoids training and testing on the same data.</w:t>
      </w:r>
    </w:p>
    <w:p w:rsidR="00000000" w:rsidDel="00000000" w:rsidP="00000000" w:rsidRDefault="00000000" w:rsidRPr="00000000" w14:paraId="000005F5">
      <w:pPr>
        <w:numPr>
          <w:ilvl w:val="1"/>
          <w:numId w:val="108"/>
        </w:numPr>
        <w:ind w:left="1440" w:hanging="360"/>
        <w:rPr/>
      </w:pPr>
      <w:r w:rsidDel="00000000" w:rsidR="00000000" w:rsidRPr="00000000">
        <w:rPr>
          <w:rtl w:val="0"/>
        </w:rPr>
        <w:t xml:space="preserve">Maximizes the use of available data for training and testing.</w:t>
      </w:r>
    </w:p>
    <w:p w:rsidR="00000000" w:rsidDel="00000000" w:rsidP="00000000" w:rsidRDefault="00000000" w:rsidRPr="00000000" w14:paraId="000005F6">
      <w:pPr>
        <w:numPr>
          <w:ilvl w:val="0"/>
          <w:numId w:val="108"/>
        </w:numPr>
        <w:ind w:left="720" w:hanging="360"/>
        <w:rPr/>
      </w:pPr>
      <w:r w:rsidDel="00000000" w:rsidR="00000000" w:rsidRPr="00000000">
        <w:rPr>
          <w:b w:val="1"/>
          <w:rtl w:val="0"/>
        </w:rPr>
        <w:t xml:space="preserve">Drawbacks</w:t>
      </w:r>
      <w:r w:rsidDel="00000000" w:rsidR="00000000" w:rsidRPr="00000000">
        <w:rPr>
          <w:rtl w:val="0"/>
        </w:rPr>
        <w:t xml:space="preserve">:</w:t>
      </w:r>
    </w:p>
    <w:p w:rsidR="00000000" w:rsidDel="00000000" w:rsidP="00000000" w:rsidRDefault="00000000" w:rsidRPr="00000000" w14:paraId="000005F7">
      <w:pPr>
        <w:numPr>
          <w:ilvl w:val="1"/>
          <w:numId w:val="108"/>
        </w:numPr>
        <w:ind w:left="1440" w:hanging="360"/>
        <w:rPr/>
      </w:pPr>
      <w:r w:rsidDel="00000000" w:rsidR="00000000" w:rsidRPr="00000000">
        <w:rPr>
          <w:rtl w:val="0"/>
        </w:rPr>
        <w:t xml:space="preserve">Computationally intensive for large datasets, as it requires multiple training cycles.</w:t>
      </w:r>
    </w:p>
    <w:p w:rsidR="00000000" w:rsidDel="00000000" w:rsidP="00000000" w:rsidRDefault="00000000" w:rsidRPr="00000000" w14:paraId="000005F8">
      <w:pPr>
        <w:rPr/>
      </w:pPr>
      <w:r w:rsidDel="00000000" w:rsidR="00000000" w:rsidRPr="00000000">
        <w:rPr>
          <w:rtl w:val="0"/>
        </w:rPr>
        <w:t xml:space="preserve">Cross-validation is especially effective for smaller datasets where a separate validation set may not be feasible. It ensures that the model generalizes well to unseen data.</w:t>
      </w:r>
    </w:p>
    <w:p w:rsidR="00000000" w:rsidDel="00000000" w:rsidP="00000000" w:rsidRDefault="00000000" w:rsidRPr="00000000" w14:paraId="000005F9">
      <w:pPr>
        <w:rPr>
          <w:b w:val="1"/>
        </w:rPr>
      </w:pPr>
      <w:r w:rsidDel="00000000" w:rsidR="00000000" w:rsidRPr="00000000">
        <w:rPr>
          <w:b w:val="1"/>
          <w:rtl w:val="0"/>
        </w:rPr>
        <w:t xml:space="preserve">#7.16: Lead Scoring Model Design</w:t>
      </w:r>
    </w:p>
    <w:p w:rsidR="00000000" w:rsidDel="00000000" w:rsidP="00000000" w:rsidRDefault="00000000" w:rsidRPr="00000000" w14:paraId="000005FA">
      <w:pPr>
        <w:numPr>
          <w:ilvl w:val="0"/>
          <w:numId w:val="109"/>
        </w:numPr>
        <w:ind w:left="720" w:hanging="360"/>
        <w:rPr/>
      </w:pPr>
      <w:r w:rsidDel="00000000" w:rsidR="00000000" w:rsidRPr="00000000">
        <w:rPr>
          <w:b w:val="1"/>
          <w:rtl w:val="0"/>
        </w:rPr>
        <w:t xml:space="preserve">Clarifying Lead Scoring Requirements</w:t>
      </w:r>
      <w:r w:rsidDel="00000000" w:rsidR="00000000" w:rsidRPr="00000000">
        <w:rPr>
          <w:rtl w:val="0"/>
        </w:rPr>
        <w:t xml:space="preserve">:</w:t>
      </w:r>
    </w:p>
    <w:p w:rsidR="00000000" w:rsidDel="00000000" w:rsidP="00000000" w:rsidRDefault="00000000" w:rsidRPr="00000000" w14:paraId="000005FB">
      <w:pPr>
        <w:numPr>
          <w:ilvl w:val="1"/>
          <w:numId w:val="109"/>
        </w:numPr>
        <w:ind w:left="1440" w:hanging="360"/>
        <w:rPr/>
      </w:pPr>
      <w:r w:rsidDel="00000000" w:rsidR="00000000" w:rsidRPr="00000000">
        <w:rPr>
          <w:rtl w:val="0"/>
        </w:rPr>
        <w:t xml:space="preserve">Determine whether the solution is for internal use (e.g., Salesforce’s own lead scoring) or for external clients (e.g., an extensible product).</w:t>
      </w:r>
    </w:p>
    <w:p w:rsidR="00000000" w:rsidDel="00000000" w:rsidP="00000000" w:rsidRDefault="00000000" w:rsidRPr="00000000" w14:paraId="000005FC">
      <w:pPr>
        <w:numPr>
          <w:ilvl w:val="1"/>
          <w:numId w:val="109"/>
        </w:numPr>
        <w:ind w:left="1440" w:hanging="360"/>
        <w:rPr/>
      </w:pPr>
      <w:r w:rsidDel="00000000" w:rsidR="00000000" w:rsidRPr="00000000">
        <w:rPr>
          <w:rtl w:val="0"/>
        </w:rPr>
        <w:t xml:space="preserve">Understand the scope (specific CRM database or a broader dataset) and any unique business requirements.</w:t>
      </w:r>
    </w:p>
    <w:p w:rsidR="00000000" w:rsidDel="00000000" w:rsidP="00000000" w:rsidRDefault="00000000" w:rsidRPr="00000000" w14:paraId="000005FD">
      <w:pPr>
        <w:numPr>
          <w:ilvl w:val="0"/>
          <w:numId w:val="109"/>
        </w:numPr>
        <w:ind w:left="720" w:hanging="360"/>
        <w:rPr/>
      </w:pP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5FE">
      <w:pPr>
        <w:numPr>
          <w:ilvl w:val="1"/>
          <w:numId w:val="109"/>
        </w:numPr>
        <w:ind w:left="1440" w:hanging="360"/>
        <w:rPr/>
      </w:pPr>
      <w:r w:rsidDel="00000000" w:rsidR="00000000" w:rsidRPr="00000000">
        <w:rPr>
          <w:rtl w:val="0"/>
        </w:rPr>
        <w:t xml:space="preserve">Important features influencing lead conversion include:</w:t>
      </w:r>
    </w:p>
    <w:p w:rsidR="00000000" w:rsidDel="00000000" w:rsidP="00000000" w:rsidRDefault="00000000" w:rsidRPr="00000000" w14:paraId="000005FF">
      <w:pPr>
        <w:numPr>
          <w:ilvl w:val="2"/>
          <w:numId w:val="109"/>
        </w:numPr>
        <w:ind w:left="2160" w:hanging="360"/>
        <w:rPr/>
      </w:pPr>
      <w:r w:rsidDel="00000000" w:rsidR="00000000" w:rsidRPr="00000000">
        <w:rPr>
          <w:b w:val="1"/>
          <w:rtl w:val="0"/>
        </w:rPr>
        <w:t xml:space="preserve">Firmographic Data</w:t>
      </w:r>
      <w:r w:rsidDel="00000000" w:rsidR="00000000" w:rsidRPr="00000000">
        <w:rPr>
          <w:rtl w:val="0"/>
        </w:rPr>
        <w:t xml:space="preserve">: Industry type, revenue, employee count.</w:t>
      </w:r>
    </w:p>
    <w:p w:rsidR="00000000" w:rsidDel="00000000" w:rsidP="00000000" w:rsidRDefault="00000000" w:rsidRPr="00000000" w14:paraId="00000600">
      <w:pPr>
        <w:numPr>
          <w:ilvl w:val="2"/>
          <w:numId w:val="109"/>
        </w:numPr>
        <w:ind w:left="2160" w:hanging="360"/>
        <w:rPr/>
      </w:pPr>
      <w:r w:rsidDel="00000000" w:rsidR="00000000" w:rsidRPr="00000000">
        <w:rPr>
          <w:b w:val="1"/>
          <w:rtl w:val="0"/>
        </w:rPr>
        <w:t xml:space="preserve">Marketing Activity</w:t>
      </w:r>
      <w:r w:rsidDel="00000000" w:rsidR="00000000" w:rsidRPr="00000000">
        <w:rPr>
          <w:rtl w:val="0"/>
        </w:rPr>
        <w:t xml:space="preserve">: Interaction with marketing materials, ad clicks, whitepaper downloads.</w:t>
      </w:r>
    </w:p>
    <w:p w:rsidR="00000000" w:rsidDel="00000000" w:rsidP="00000000" w:rsidRDefault="00000000" w:rsidRPr="00000000" w14:paraId="00000601">
      <w:pPr>
        <w:numPr>
          <w:ilvl w:val="2"/>
          <w:numId w:val="109"/>
        </w:numPr>
        <w:ind w:left="2160" w:hanging="360"/>
        <w:rPr/>
      </w:pPr>
      <w:r w:rsidDel="00000000" w:rsidR="00000000" w:rsidRPr="00000000">
        <w:rPr>
          <w:b w:val="1"/>
          <w:rtl w:val="0"/>
        </w:rPr>
        <w:t xml:space="preserve">Sales Activity</w:t>
      </w:r>
      <w:r w:rsidDel="00000000" w:rsidR="00000000" w:rsidRPr="00000000">
        <w:rPr>
          <w:rtl w:val="0"/>
        </w:rPr>
        <w:t xml:space="preserve">: Sales meetings, recent interactions, deal size.</w:t>
      </w:r>
    </w:p>
    <w:p w:rsidR="00000000" w:rsidDel="00000000" w:rsidP="00000000" w:rsidRDefault="00000000" w:rsidRPr="00000000" w14:paraId="00000602">
      <w:pPr>
        <w:numPr>
          <w:ilvl w:val="2"/>
          <w:numId w:val="109"/>
        </w:numPr>
        <w:ind w:left="2160" w:hanging="360"/>
        <w:rPr/>
      </w:pPr>
      <w:r w:rsidDel="00000000" w:rsidR="00000000" w:rsidRPr="00000000">
        <w:rPr>
          <w:b w:val="1"/>
          <w:rtl w:val="0"/>
        </w:rPr>
        <w:t xml:space="preserve">Deal Details</w:t>
      </w:r>
      <w:r w:rsidDel="00000000" w:rsidR="00000000" w:rsidRPr="00000000">
        <w:rPr>
          <w:rtl w:val="0"/>
        </w:rPr>
        <w:t xml:space="preserve">: Complexity of deals, contract lengths, and product types.</w:t>
      </w:r>
    </w:p>
    <w:p w:rsidR="00000000" w:rsidDel="00000000" w:rsidP="00000000" w:rsidRDefault="00000000" w:rsidRPr="00000000" w14:paraId="00000603">
      <w:pPr>
        <w:numPr>
          <w:ilvl w:val="0"/>
          <w:numId w:val="109"/>
        </w:numPr>
        <w:ind w:left="720" w:hanging="360"/>
        <w:rPr/>
      </w:pPr>
      <w:r w:rsidDel="00000000" w:rsidR="00000000" w:rsidRPr="00000000">
        <w:rPr>
          <w:b w:val="1"/>
          <w:rtl w:val="0"/>
        </w:rPr>
        <w:t xml:space="preserve">Model Selection</w:t>
      </w:r>
      <w:r w:rsidDel="00000000" w:rsidR="00000000" w:rsidRPr="00000000">
        <w:rPr>
          <w:rtl w:val="0"/>
        </w:rPr>
        <w:t xml:space="preserve">:</w:t>
      </w:r>
    </w:p>
    <w:p w:rsidR="00000000" w:rsidDel="00000000" w:rsidP="00000000" w:rsidRDefault="00000000" w:rsidRPr="00000000" w14:paraId="00000604">
      <w:pPr>
        <w:numPr>
          <w:ilvl w:val="1"/>
          <w:numId w:val="109"/>
        </w:numPr>
        <w:ind w:left="1440" w:hanging="360"/>
        <w:rPr/>
      </w:pPr>
      <w:r w:rsidDel="00000000" w:rsidR="00000000" w:rsidRPr="00000000">
        <w:rPr>
          <w:rtl w:val="0"/>
        </w:rPr>
        <w:t xml:space="preserve">Use logistic regression for straightforward interpretation but avoid it for small, correlated datasets.</w:t>
      </w:r>
    </w:p>
    <w:p w:rsidR="00000000" w:rsidDel="00000000" w:rsidP="00000000" w:rsidRDefault="00000000" w:rsidRPr="00000000" w14:paraId="00000605">
      <w:pPr>
        <w:numPr>
          <w:ilvl w:val="1"/>
          <w:numId w:val="109"/>
        </w:numPr>
        <w:ind w:left="1440" w:hanging="360"/>
        <w:rPr/>
      </w:pPr>
      <w:r w:rsidDel="00000000" w:rsidR="00000000" w:rsidRPr="00000000">
        <w:rPr>
          <w:rtl w:val="0"/>
        </w:rPr>
        <w:t xml:space="preserve">Neural networks or SVMs can handle complex relationships, but they require more data and computational effort.</w:t>
      </w:r>
    </w:p>
    <w:p w:rsidR="00000000" w:rsidDel="00000000" w:rsidP="00000000" w:rsidRDefault="00000000" w:rsidRPr="00000000" w14:paraId="00000606">
      <w:pPr>
        <w:numPr>
          <w:ilvl w:val="1"/>
          <w:numId w:val="109"/>
        </w:numPr>
        <w:ind w:left="1440" w:hanging="360"/>
        <w:rPr/>
      </w:pPr>
      <w:r w:rsidDel="00000000" w:rsidR="00000000" w:rsidRPr="00000000">
        <w:rPr>
          <w:rtl w:val="0"/>
        </w:rPr>
        <w:t xml:space="preserve">Tree-based models (e.g., Random Forest, XGBoost) are good compromises, offering robust predictions and interpretable feature importance.</w:t>
      </w:r>
    </w:p>
    <w:p w:rsidR="00000000" w:rsidDel="00000000" w:rsidP="00000000" w:rsidRDefault="00000000" w:rsidRPr="00000000" w14:paraId="00000607">
      <w:pPr>
        <w:numPr>
          <w:ilvl w:val="0"/>
          <w:numId w:val="109"/>
        </w:numPr>
        <w:ind w:left="720" w:hanging="360"/>
        <w:rPr/>
      </w:pPr>
      <w:r w:rsidDel="00000000" w:rsidR="00000000" w:rsidRPr="00000000">
        <w:rPr>
          <w:b w:val="1"/>
          <w:rtl w:val="0"/>
        </w:rPr>
        <w:t xml:space="preserve">Model Deployment Nuances</w:t>
      </w:r>
      <w:r w:rsidDel="00000000" w:rsidR="00000000" w:rsidRPr="00000000">
        <w:rPr>
          <w:rtl w:val="0"/>
        </w:rPr>
        <w:t xml:space="preserve">:</w:t>
      </w:r>
    </w:p>
    <w:p w:rsidR="00000000" w:rsidDel="00000000" w:rsidP="00000000" w:rsidRDefault="00000000" w:rsidRPr="00000000" w14:paraId="00000608">
      <w:pPr>
        <w:numPr>
          <w:ilvl w:val="1"/>
          <w:numId w:val="109"/>
        </w:numPr>
        <w:ind w:left="1440" w:hanging="360"/>
        <w:rPr/>
      </w:pPr>
      <w:r w:rsidDel="00000000" w:rsidR="00000000" w:rsidRPr="00000000">
        <w:rPr>
          <w:rtl w:val="0"/>
        </w:rPr>
        <w:t xml:space="preserve">Monitor feature drift and data relevance over time, especially in dynamic customer databases.</w:t>
      </w:r>
    </w:p>
    <w:p w:rsidR="00000000" w:rsidDel="00000000" w:rsidP="00000000" w:rsidRDefault="00000000" w:rsidRPr="00000000" w14:paraId="00000609">
      <w:pPr>
        <w:numPr>
          <w:ilvl w:val="1"/>
          <w:numId w:val="109"/>
        </w:numPr>
        <w:ind w:left="1440" w:hanging="360"/>
        <w:rPr/>
      </w:pPr>
      <w:r w:rsidDel="00000000" w:rsidR="00000000" w:rsidRPr="00000000">
        <w:rPr>
          <w:rtl w:val="0"/>
        </w:rPr>
        <w:t xml:space="preserve">Regularly update models to ensure alignment with current business trends and datasets.</w:t>
      </w:r>
    </w:p>
    <w:p w:rsidR="00000000" w:rsidDel="00000000" w:rsidP="00000000" w:rsidRDefault="00000000" w:rsidRPr="00000000" w14:paraId="0000060A">
      <w:pPr>
        <w:rPr>
          <w:b w:val="1"/>
        </w:rPr>
      </w:pPr>
      <w:r w:rsidDel="00000000" w:rsidR="00000000" w:rsidRPr="00000000">
        <w:rPr>
          <w:b w:val="1"/>
          <w:rtl w:val="0"/>
        </w:rPr>
        <w:t xml:space="preserve">Summary for Interviews:</w:t>
      </w:r>
    </w:p>
    <w:p w:rsidR="00000000" w:rsidDel="00000000" w:rsidP="00000000" w:rsidRDefault="00000000" w:rsidRPr="00000000" w14:paraId="0000060B">
      <w:pPr>
        <w:numPr>
          <w:ilvl w:val="0"/>
          <w:numId w:val="110"/>
        </w:numPr>
        <w:ind w:left="720" w:hanging="360"/>
        <w:rPr/>
      </w:pPr>
      <w:r w:rsidDel="00000000" w:rsidR="00000000" w:rsidRPr="00000000">
        <w:rPr>
          <w:rtl w:val="0"/>
        </w:rPr>
        <w:t xml:space="preserve">Demonstrate the ability to clarify business and technical requirements for lead scoring.</w:t>
      </w:r>
    </w:p>
    <w:p w:rsidR="00000000" w:rsidDel="00000000" w:rsidP="00000000" w:rsidRDefault="00000000" w:rsidRPr="00000000" w14:paraId="0000060C">
      <w:pPr>
        <w:numPr>
          <w:ilvl w:val="0"/>
          <w:numId w:val="110"/>
        </w:numPr>
        <w:ind w:left="720" w:hanging="360"/>
        <w:rPr/>
      </w:pPr>
      <w:r w:rsidDel="00000000" w:rsidR="00000000" w:rsidRPr="00000000">
        <w:rPr>
          <w:rtl w:val="0"/>
        </w:rPr>
        <w:t xml:space="preserve">Emphasize the importance of feature engineering and feature selection based on business goals.</w:t>
      </w:r>
    </w:p>
    <w:p w:rsidR="00000000" w:rsidDel="00000000" w:rsidP="00000000" w:rsidRDefault="00000000" w:rsidRPr="00000000" w14:paraId="0000060D">
      <w:pPr>
        <w:numPr>
          <w:ilvl w:val="0"/>
          <w:numId w:val="110"/>
        </w:numPr>
        <w:ind w:left="720" w:hanging="360"/>
        <w:rPr/>
      </w:pPr>
      <w:r w:rsidDel="00000000" w:rsidR="00000000" w:rsidRPr="00000000">
        <w:rPr>
          <w:rtl w:val="0"/>
        </w:rPr>
        <w:t xml:space="preserve">Highlight model interpretability and scalability when justifying algorithm choices.</w:t>
      </w:r>
    </w:p>
    <w:p w:rsidR="00000000" w:rsidDel="00000000" w:rsidP="00000000" w:rsidRDefault="00000000" w:rsidRPr="00000000" w14:paraId="0000060E">
      <w:pPr>
        <w:numPr>
          <w:ilvl w:val="0"/>
          <w:numId w:val="110"/>
        </w:numPr>
        <w:ind w:left="720" w:hanging="360"/>
        <w:rPr/>
      </w:pPr>
      <w:r w:rsidDel="00000000" w:rsidR="00000000" w:rsidRPr="00000000">
        <w:rPr>
          <w:rtl w:val="0"/>
        </w:rPr>
        <w:t xml:space="preserve">Show awareness of practical deployment issues, such as feature shifts and regular updates to the model.</w:t>
      </w:r>
    </w:p>
    <w:p w:rsidR="00000000" w:rsidDel="00000000" w:rsidP="00000000" w:rsidRDefault="00000000" w:rsidRPr="00000000" w14:paraId="0000060F">
      <w:pPr>
        <w:rPr>
          <w:b w:val="1"/>
        </w:rPr>
      </w:pPr>
      <w:r w:rsidDel="00000000" w:rsidR="00000000" w:rsidRPr="00000000">
        <w:rPr>
          <w:b w:val="1"/>
          <w:rtl w:val="0"/>
        </w:rPr>
        <w:t xml:space="preserve">Solution #7.17: Collaborative Filtering for Music Recommendation</w:t>
      </w:r>
    </w:p>
    <w:p w:rsidR="00000000" w:rsidDel="00000000" w:rsidP="00000000" w:rsidRDefault="00000000" w:rsidRPr="00000000" w14:paraId="00000610">
      <w:pPr>
        <w:rPr/>
      </w:pPr>
      <w:r w:rsidDel="00000000" w:rsidR="00000000" w:rsidRPr="00000000">
        <w:rPr>
          <w:rtl w:val="0"/>
        </w:rPr>
        <w:t xml:space="preserve">Key Insights:</w:t>
      </w:r>
    </w:p>
    <w:p w:rsidR="00000000" w:rsidDel="00000000" w:rsidP="00000000" w:rsidRDefault="00000000" w:rsidRPr="00000000" w14:paraId="00000611">
      <w:pPr>
        <w:numPr>
          <w:ilvl w:val="0"/>
          <w:numId w:val="113"/>
        </w:numPr>
        <w:ind w:left="720" w:hanging="360"/>
        <w:rPr/>
      </w:pPr>
      <w:r w:rsidDel="00000000" w:rsidR="00000000" w:rsidRPr="00000000">
        <w:rPr>
          <w:rtl w:val="0"/>
        </w:rPr>
        <w:t xml:space="preserve">Collaborative filtering leverages user feedback to make personalized recommendations.</w:t>
      </w:r>
    </w:p>
    <w:p w:rsidR="00000000" w:rsidDel="00000000" w:rsidP="00000000" w:rsidRDefault="00000000" w:rsidRPr="00000000" w14:paraId="00000612">
      <w:pPr>
        <w:numPr>
          <w:ilvl w:val="0"/>
          <w:numId w:val="113"/>
        </w:numPr>
        <w:ind w:left="720" w:hanging="360"/>
        <w:rPr/>
      </w:pPr>
      <w:r w:rsidDel="00000000" w:rsidR="00000000" w:rsidRPr="00000000">
        <w:rPr>
          <w:rtl w:val="0"/>
        </w:rPr>
        <w:t xml:space="preserve">Differences from movie recommendations include the absence of a 1-5 rating scale, repeated consumption patterns, and the larger catalog of songs.</w:t>
      </w:r>
    </w:p>
    <w:p w:rsidR="00000000" w:rsidDel="00000000" w:rsidP="00000000" w:rsidRDefault="00000000" w:rsidRPr="00000000" w14:paraId="00000613">
      <w:pPr>
        <w:numPr>
          <w:ilvl w:val="0"/>
          <w:numId w:val="113"/>
        </w:numPr>
        <w:ind w:left="720" w:hanging="360"/>
        <w:rPr/>
      </w:pPr>
      <w:r w:rsidDel="00000000" w:rsidR="00000000" w:rsidRPr="00000000">
        <w:rPr>
          <w:rtl w:val="0"/>
        </w:rPr>
        <w:t xml:space="preserve">Matrix factorization is used to capture user preferences and make predictions using methods like alternating least squares (ALS) or K-Nearest Neighbors (KNN).</w:t>
      </w:r>
    </w:p>
    <w:p w:rsidR="00000000" w:rsidDel="00000000" w:rsidP="00000000" w:rsidRDefault="00000000" w:rsidRPr="00000000" w14:paraId="00000614">
      <w:pPr>
        <w:rPr>
          <w:b w:val="1"/>
        </w:rPr>
      </w:pPr>
      <w:r w:rsidDel="00000000" w:rsidR="00000000" w:rsidRPr="00000000">
        <w:rPr>
          <w:b w:val="1"/>
          <w:rtl w:val="0"/>
        </w:rPr>
        <w:t xml:space="preserve">Solution #7.18: Convexity and Non-Convex Neural Networks</w:t>
      </w:r>
    </w:p>
    <w:p w:rsidR="00000000" w:rsidDel="00000000" w:rsidP="00000000" w:rsidRDefault="00000000" w:rsidRPr="00000000" w14:paraId="00000615">
      <w:pPr>
        <w:rPr/>
      </w:pPr>
      <w:r w:rsidDel="00000000" w:rsidR="00000000" w:rsidRPr="00000000">
        <w:rPr>
          <w:rtl w:val="0"/>
        </w:rPr>
        <w:t xml:space="preserve">Key Insights:</w:t>
      </w:r>
    </w:p>
    <w:p w:rsidR="00000000" w:rsidDel="00000000" w:rsidP="00000000" w:rsidRDefault="00000000" w:rsidRPr="00000000" w14:paraId="00000616">
      <w:pPr>
        <w:numPr>
          <w:ilvl w:val="0"/>
          <w:numId w:val="114"/>
        </w:numPr>
        <w:ind w:left="720" w:hanging="360"/>
        <w:rPr/>
      </w:pPr>
      <w:r w:rsidDel="00000000" w:rsidR="00000000" w:rsidRPr="00000000">
        <w:rPr>
          <w:rtl w:val="0"/>
        </w:rPr>
        <w:t xml:space="preserve">Convex functions have no local minima that are not global minima.</w:t>
      </w:r>
    </w:p>
    <w:p w:rsidR="00000000" w:rsidDel="00000000" w:rsidP="00000000" w:rsidRDefault="00000000" w:rsidRPr="00000000" w14:paraId="00000617">
      <w:pPr>
        <w:numPr>
          <w:ilvl w:val="0"/>
          <w:numId w:val="114"/>
        </w:numPr>
        <w:ind w:left="720" w:hanging="360"/>
        <w:rPr/>
      </w:pPr>
      <w:r w:rsidDel="00000000" w:rsidR="00000000" w:rsidRPr="00000000">
        <w:rPr>
          <w:rtl w:val="0"/>
        </w:rPr>
        <w:t xml:space="preserve">Neural networks are non-convex due to their architecture, which allows multiple configurations producing the same output, creating local minima and complexity in optimization.</w:t>
      </w:r>
    </w:p>
    <w:p w:rsidR="00000000" w:rsidDel="00000000" w:rsidP="00000000" w:rsidRDefault="00000000" w:rsidRPr="00000000" w14:paraId="00000618">
      <w:pPr>
        <w:rPr>
          <w:b w:val="1"/>
        </w:rPr>
      </w:pPr>
      <w:r w:rsidDel="00000000" w:rsidR="00000000" w:rsidRPr="00000000">
        <w:rPr>
          <w:b w:val="1"/>
          <w:rtl w:val="0"/>
        </w:rPr>
        <w:t xml:space="preserve">Solution #7.19: Information Gain and Entropy</w:t>
      </w:r>
    </w:p>
    <w:p w:rsidR="00000000" w:rsidDel="00000000" w:rsidP="00000000" w:rsidRDefault="00000000" w:rsidRPr="00000000" w14:paraId="00000619">
      <w:pPr>
        <w:rPr/>
      </w:pPr>
      <w:r w:rsidDel="00000000" w:rsidR="00000000" w:rsidRPr="00000000">
        <w:rPr>
          <w:rtl w:val="0"/>
        </w:rPr>
        <w:t xml:space="preserve">Key Insights:</w:t>
      </w:r>
    </w:p>
    <w:p w:rsidR="00000000" w:rsidDel="00000000" w:rsidP="00000000" w:rsidRDefault="00000000" w:rsidRPr="00000000" w14:paraId="0000061A">
      <w:pPr>
        <w:numPr>
          <w:ilvl w:val="0"/>
          <w:numId w:val="115"/>
        </w:numPr>
        <w:ind w:left="720" w:hanging="360"/>
        <w:rPr/>
      </w:pPr>
      <w:r w:rsidDel="00000000" w:rsidR="00000000" w:rsidRPr="00000000">
        <w:rPr>
          <w:rtl w:val="0"/>
        </w:rPr>
        <w:t xml:space="preserve">Entropy measures the homogeneity of data; low entropy indicates purer subsets.</w:t>
      </w:r>
    </w:p>
    <w:p w:rsidR="00000000" w:rsidDel="00000000" w:rsidP="00000000" w:rsidRDefault="00000000" w:rsidRPr="00000000" w14:paraId="0000061B">
      <w:pPr>
        <w:numPr>
          <w:ilvl w:val="0"/>
          <w:numId w:val="115"/>
        </w:numPr>
        <w:ind w:left="720" w:hanging="360"/>
        <w:rPr/>
      </w:pPr>
      <w:r w:rsidDel="00000000" w:rsidR="00000000" w:rsidRPr="00000000">
        <w:rPr>
          <w:rtl w:val="0"/>
        </w:rPr>
        <w:t xml:space="preserve">Information gain quantifies the reduction in entropy after splitting data on an attribute, crucial for decision tree construction.</w:t>
      </w:r>
    </w:p>
    <w:p w:rsidR="00000000" w:rsidDel="00000000" w:rsidP="00000000" w:rsidRDefault="00000000" w:rsidRPr="00000000" w14:paraId="0000061C">
      <w:pPr>
        <w:rPr>
          <w:b w:val="1"/>
        </w:rPr>
      </w:pPr>
      <w:r w:rsidDel="00000000" w:rsidR="00000000" w:rsidRPr="00000000">
        <w:rPr>
          <w:b w:val="1"/>
          <w:rtl w:val="0"/>
        </w:rPr>
        <w:t xml:space="preserve">Applications and Practical Relevance:</w:t>
      </w:r>
    </w:p>
    <w:p w:rsidR="00000000" w:rsidDel="00000000" w:rsidP="00000000" w:rsidRDefault="00000000" w:rsidRPr="00000000" w14:paraId="0000061D">
      <w:pPr>
        <w:numPr>
          <w:ilvl w:val="0"/>
          <w:numId w:val="116"/>
        </w:numPr>
        <w:ind w:left="720" w:hanging="360"/>
        <w:rPr/>
      </w:pPr>
      <w:r w:rsidDel="00000000" w:rsidR="00000000" w:rsidRPr="00000000">
        <w:rPr>
          <w:rtl w:val="0"/>
        </w:rPr>
        <w:t xml:space="preserve">These concepts are foundational for building systems like recommendation engines, neural network models, and decision trees, highlighting their role in real-world applications.</w:t>
      </w:r>
    </w:p>
    <w:p w:rsidR="00000000" w:rsidDel="00000000" w:rsidP="00000000" w:rsidRDefault="00000000" w:rsidRPr="00000000" w14:paraId="0000061E">
      <w:pPr>
        <w:numPr>
          <w:ilvl w:val="0"/>
          <w:numId w:val="116"/>
        </w:numPr>
        <w:ind w:left="720" w:hanging="360"/>
        <w:rPr/>
      </w:pPr>
      <w:r w:rsidDel="00000000" w:rsidR="00000000" w:rsidRPr="00000000">
        <w:rPr>
          <w:rtl w:val="0"/>
        </w:rPr>
        <w:t xml:space="preserve">The explanations underscore the need for tailored approaches (e.g., collaborative filtering for large-scale datasets) and theoretical understanding (e.g., convexity and entropy).</w:t>
      </w:r>
    </w:p>
    <w:p w:rsidR="00000000" w:rsidDel="00000000" w:rsidP="00000000" w:rsidRDefault="00000000" w:rsidRPr="00000000" w14:paraId="0000061F">
      <w:pPr>
        <w:rPr>
          <w:b w:val="1"/>
        </w:rPr>
      </w:pPr>
      <w:r w:rsidDel="00000000" w:rsidR="00000000" w:rsidRPr="00000000">
        <w:rPr>
          <w:b w:val="1"/>
          <w:rtl w:val="0"/>
        </w:rPr>
        <w:t xml:space="preserve">Solution #7.19: Information Gain and Entropy</w:t>
      </w:r>
    </w:p>
    <w:p w:rsidR="00000000" w:rsidDel="00000000" w:rsidP="00000000" w:rsidRDefault="00000000" w:rsidRPr="00000000" w14:paraId="00000620">
      <w:pPr>
        <w:numPr>
          <w:ilvl w:val="0"/>
          <w:numId w:val="117"/>
        </w:numPr>
        <w:ind w:left="720" w:hanging="360"/>
        <w:rPr/>
      </w:pPr>
      <w:r w:rsidDel="00000000" w:rsidR="00000000" w:rsidRPr="00000000">
        <w:rPr>
          <w:b w:val="1"/>
          <w:rtl w:val="0"/>
        </w:rPr>
        <w:t xml:space="preserve">Entropy</w:t>
      </w:r>
      <w:r w:rsidDel="00000000" w:rsidR="00000000" w:rsidRPr="00000000">
        <w:rPr>
          <w:rtl w:val="0"/>
        </w:rPr>
        <w:t xml:space="preserve"> quantifies the level of impurity or disorder in a dataset. It is calculated using the formula: Entropy=−∑kP(Y=k)log</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P(Y=k)\text{Entropy} = - \sum_{k} P(Y = k) \log P(Y = k)Entropy=−k∑</w:t>
      </w:r>
      <w:r w:rsidDel="00000000" w:rsidR="00000000" w:rsidRPr="00000000">
        <w:rPr>
          <w:rFonts w:ascii="Arial" w:cs="Arial" w:eastAsia="Arial" w:hAnsi="Arial"/>
          <w:rtl w:val="0"/>
        </w:rPr>
        <w:t xml:space="preserve">​</w:t>
      </w:r>
      <w:r w:rsidDel="00000000" w:rsidR="00000000" w:rsidRPr="00000000">
        <w:rPr>
          <w:rtl w:val="0"/>
        </w:rPr>
        <w:t xml:space="preserve">P(Y=k)logP(Y=k)</w:t>
      </w:r>
    </w:p>
    <w:p w:rsidR="00000000" w:rsidDel="00000000" w:rsidP="00000000" w:rsidRDefault="00000000" w:rsidRPr="00000000" w14:paraId="00000621">
      <w:pPr>
        <w:numPr>
          <w:ilvl w:val="1"/>
          <w:numId w:val="117"/>
        </w:numPr>
        <w:ind w:left="1440" w:hanging="360"/>
        <w:rPr/>
      </w:pPr>
      <w:r w:rsidDel="00000000" w:rsidR="00000000" w:rsidRPr="00000000">
        <w:rPr>
          <w:rtl w:val="0"/>
        </w:rPr>
        <w:t xml:space="preserve">Homogeneous data results in an entropy of 0, while a perfectly split dataset (50%-50%) results in entropy of 1.</w:t>
      </w:r>
    </w:p>
    <w:p w:rsidR="00000000" w:rsidDel="00000000" w:rsidP="00000000" w:rsidRDefault="00000000" w:rsidRPr="00000000" w14:paraId="00000622">
      <w:pPr>
        <w:numPr>
          <w:ilvl w:val="1"/>
          <w:numId w:val="117"/>
        </w:numPr>
        <w:ind w:left="1440" w:hanging="360"/>
        <w:rPr/>
      </w:pPr>
      <w:r w:rsidDel="00000000" w:rsidR="00000000" w:rsidRPr="00000000">
        <w:rPr>
          <w:b w:val="1"/>
          <w:rtl w:val="0"/>
        </w:rPr>
        <w:t xml:space="preserve">Information Gain (IG)</w:t>
      </w:r>
      <w:r w:rsidDel="00000000" w:rsidR="00000000" w:rsidRPr="00000000">
        <w:rPr>
          <w:rtl w:val="0"/>
        </w:rPr>
        <w:t xml:space="preserve"> measures the reduction in entropy after a dataset is split on an attribute:</w:t>
      </w:r>
    </w:p>
    <w:p w:rsidR="00000000" w:rsidDel="00000000" w:rsidP="00000000" w:rsidRDefault="00000000" w:rsidRPr="00000000" w14:paraId="00000623">
      <w:pPr>
        <w:rPr/>
      </w:pPr>
      <w:r w:rsidDel="00000000" w:rsidR="00000000" w:rsidRPr="00000000">
        <w:rPr>
          <w:rtl w:val="0"/>
        </w:rPr>
        <w:t xml:space="preserve">IG(X,Y)=H(Y)−H(Y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X)IG(X, Y) = H(Y) - H(Y|X)IG(X,Y)=H(Y)−H(Y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w:t>
      </w:r>
    </w:p>
    <w:p w:rsidR="00000000" w:rsidDel="00000000" w:rsidP="00000000" w:rsidRDefault="00000000" w:rsidRPr="00000000" w14:paraId="00000624">
      <w:pPr>
        <w:numPr>
          <w:ilvl w:val="1"/>
          <w:numId w:val="117"/>
        </w:numPr>
        <w:ind w:left="1440" w:hanging="360"/>
        <w:rPr/>
      </w:pPr>
      <w:r w:rsidDel="00000000" w:rsidR="00000000" w:rsidRPr="00000000">
        <w:rPr>
          <w:rtl w:val="0"/>
        </w:rPr>
        <w:t xml:space="preserve">Example: After splitting data on an attribute, the decrease in entropy results in an IG score, which is used to decide the most useful attributes for classification.</w:t>
      </w:r>
    </w:p>
    <w:p w:rsidR="00000000" w:rsidDel="00000000" w:rsidP="00000000" w:rsidRDefault="00000000" w:rsidRPr="00000000" w14:paraId="00000625">
      <w:pPr>
        <w:rPr>
          <w:b w:val="1"/>
        </w:rPr>
      </w:pPr>
      <w:r w:rsidDel="00000000" w:rsidR="00000000" w:rsidRPr="00000000">
        <w:rPr>
          <w:b w:val="1"/>
          <w:rtl w:val="0"/>
        </w:rPr>
        <w:t xml:space="preserve">Solution #7.20: Regularization with L1 and L2</w:t>
      </w:r>
    </w:p>
    <w:p w:rsidR="00000000" w:rsidDel="00000000" w:rsidP="00000000" w:rsidRDefault="00000000" w:rsidRPr="00000000" w14:paraId="00000626">
      <w:pPr>
        <w:numPr>
          <w:ilvl w:val="0"/>
          <w:numId w:val="118"/>
        </w:numPr>
        <w:ind w:left="720" w:hanging="360"/>
        <w:rPr/>
      </w:pPr>
      <w:r w:rsidDel="00000000" w:rsidR="00000000" w:rsidRPr="00000000">
        <w:rPr>
          <w:rtl w:val="0"/>
        </w:rPr>
        <w:t xml:space="preserve">Regularization prevents </w:t>
      </w:r>
      <w:r w:rsidDel="00000000" w:rsidR="00000000" w:rsidRPr="00000000">
        <w:rPr>
          <w:b w:val="1"/>
          <w:rtl w:val="0"/>
        </w:rPr>
        <w:t xml:space="preserve">overfitting</w:t>
      </w:r>
      <w:r w:rsidDel="00000000" w:rsidR="00000000" w:rsidRPr="00000000">
        <w:rPr>
          <w:rtl w:val="0"/>
        </w:rPr>
        <w:t xml:space="preserve"> by penalizing large coefficients in regression models:</w:t>
      </w:r>
    </w:p>
    <w:p w:rsidR="00000000" w:rsidDel="00000000" w:rsidP="00000000" w:rsidRDefault="00000000" w:rsidRPr="00000000" w14:paraId="00000627">
      <w:pPr>
        <w:numPr>
          <w:ilvl w:val="1"/>
          <w:numId w:val="118"/>
        </w:numPr>
        <w:ind w:left="1440" w:hanging="360"/>
        <w:rPr/>
      </w:pPr>
      <w:r w:rsidDel="00000000" w:rsidR="00000000" w:rsidRPr="00000000">
        <w:rPr>
          <w:b w:val="1"/>
          <w:rtl w:val="0"/>
        </w:rPr>
        <w:t xml:space="preserve">L1 Regularization (Lasso):</w:t>
      </w:r>
      <w:r w:rsidDel="00000000" w:rsidR="00000000" w:rsidRPr="00000000">
        <w:rPr>
          <w:rtl w:val="0"/>
        </w:rPr>
      </w:r>
    </w:p>
    <w:p w:rsidR="00000000" w:rsidDel="00000000" w:rsidP="00000000" w:rsidRDefault="00000000" w:rsidRPr="00000000" w14:paraId="00000628">
      <w:pPr>
        <w:numPr>
          <w:ilvl w:val="2"/>
          <w:numId w:val="118"/>
        </w:numPr>
        <w:ind w:left="2160" w:hanging="360"/>
        <w:rPr/>
      </w:pPr>
      <w:r w:rsidDel="00000000" w:rsidR="00000000" w:rsidRPr="00000000">
        <w:rPr>
          <w:rtl w:val="0"/>
        </w:rPr>
        <w:t xml:space="preserve">Adds the absolute value of coefficients as a penalty term.</w:t>
      </w:r>
    </w:p>
    <w:p w:rsidR="00000000" w:rsidDel="00000000" w:rsidP="00000000" w:rsidRDefault="00000000" w:rsidRPr="00000000" w14:paraId="00000629">
      <w:pPr>
        <w:numPr>
          <w:ilvl w:val="2"/>
          <w:numId w:val="118"/>
        </w:numPr>
        <w:ind w:left="2160" w:hanging="360"/>
        <w:rPr/>
      </w:pPr>
      <w:r w:rsidDel="00000000" w:rsidR="00000000" w:rsidRPr="00000000">
        <w:rPr>
          <w:rtl w:val="0"/>
        </w:rPr>
        <w:t xml:space="preserve">Results in sparse models by forcing some coefficients to become exactly zero.</w:t>
      </w:r>
    </w:p>
    <w:p w:rsidR="00000000" w:rsidDel="00000000" w:rsidP="00000000" w:rsidRDefault="00000000" w:rsidRPr="00000000" w14:paraId="0000062A">
      <w:pPr>
        <w:numPr>
          <w:ilvl w:val="1"/>
          <w:numId w:val="118"/>
        </w:numPr>
        <w:ind w:left="1440" w:hanging="360"/>
        <w:rPr/>
      </w:pPr>
      <w:r w:rsidDel="00000000" w:rsidR="00000000" w:rsidRPr="00000000">
        <w:rPr>
          <w:b w:val="1"/>
          <w:rtl w:val="0"/>
        </w:rPr>
        <w:t xml:space="preserve">L2 Regularization (Ridge):</w:t>
      </w:r>
      <w:r w:rsidDel="00000000" w:rsidR="00000000" w:rsidRPr="00000000">
        <w:rPr>
          <w:rtl w:val="0"/>
        </w:rPr>
      </w:r>
    </w:p>
    <w:p w:rsidR="00000000" w:rsidDel="00000000" w:rsidP="00000000" w:rsidRDefault="00000000" w:rsidRPr="00000000" w14:paraId="0000062B">
      <w:pPr>
        <w:numPr>
          <w:ilvl w:val="2"/>
          <w:numId w:val="118"/>
        </w:numPr>
        <w:ind w:left="2160" w:hanging="360"/>
        <w:rPr/>
      </w:pPr>
      <w:r w:rsidDel="00000000" w:rsidR="00000000" w:rsidRPr="00000000">
        <w:rPr>
          <w:rtl w:val="0"/>
        </w:rPr>
        <w:t xml:space="preserve">Adds the squared magnitude of coefficients as a penalty term.</w:t>
      </w:r>
    </w:p>
    <w:p w:rsidR="00000000" w:rsidDel="00000000" w:rsidP="00000000" w:rsidRDefault="00000000" w:rsidRPr="00000000" w14:paraId="0000062C">
      <w:pPr>
        <w:numPr>
          <w:ilvl w:val="2"/>
          <w:numId w:val="118"/>
        </w:numPr>
        <w:ind w:left="2160" w:hanging="360"/>
        <w:rPr/>
      </w:pPr>
      <w:r w:rsidDel="00000000" w:rsidR="00000000" w:rsidRPr="00000000">
        <w:rPr>
          <w:rtl w:val="0"/>
        </w:rPr>
        <w:t xml:space="preserve">Shrinks coefficients but rarely reduces them to zero.</w:t>
      </w:r>
    </w:p>
    <w:p w:rsidR="00000000" w:rsidDel="00000000" w:rsidP="00000000" w:rsidRDefault="00000000" w:rsidRPr="00000000" w14:paraId="0000062D">
      <w:pPr>
        <w:numPr>
          <w:ilvl w:val="1"/>
          <w:numId w:val="118"/>
        </w:numPr>
        <w:ind w:left="1440" w:hanging="360"/>
        <w:rPr/>
      </w:pPr>
      <w:r w:rsidDel="00000000" w:rsidR="00000000" w:rsidRPr="00000000">
        <w:rPr>
          <w:rtl w:val="0"/>
        </w:rPr>
        <w:t xml:space="preserve">Formula for loss functions: Loss(L1)=L+λ</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wi</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,Loss(L2)=L+</w:t>
      </w:r>
      <w:r w:rsidDel="00000000" w:rsidR="00000000" w:rsidRPr="00000000">
        <w:rPr>
          <w:rFonts w:ascii="Aptos" w:cs="Aptos" w:eastAsia="Aptos" w:hAnsi="Aptos"/>
          <w:rtl w:val="0"/>
        </w:rPr>
        <w:t xml:space="preserve">λ</w:t>
      </w:r>
      <w:r w:rsidDel="00000000" w:rsidR="00000000" w:rsidRPr="00000000">
        <w:rPr>
          <w:rtl w:val="0"/>
        </w:rPr>
        <w:t xml:space="preserve">wi2\text{Loss(L1)} = L + \lambda |w_i|, \quad \text{Loss(L2)} = L + \lambda w_i^2Loss(L1)=L+λ</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wi</w:t>
      </w:r>
      <w:r w:rsidDel="00000000" w:rsidR="00000000" w:rsidRPr="00000000">
        <w:rPr>
          <w:rFonts w:ascii="Arial" w:cs="Arial" w:eastAsia="Arial" w:hAnsi="Arial"/>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,Loss(L2)=L+λwi2</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62E">
      <w:pPr>
        <w:numPr>
          <w:ilvl w:val="1"/>
          <w:numId w:val="118"/>
        </w:numPr>
        <w:ind w:left="1440" w:hanging="360"/>
        <w:rPr/>
      </w:pPr>
      <w:r w:rsidDel="00000000" w:rsidR="00000000" w:rsidRPr="00000000">
        <w:rPr>
          <w:b w:val="1"/>
          <w:rtl w:val="0"/>
        </w:rPr>
        <w:t xml:space="preserve">Key difference:</w:t>
      </w:r>
      <w:r w:rsidDel="00000000" w:rsidR="00000000" w:rsidRPr="00000000">
        <w:rPr>
          <w:rtl w:val="0"/>
        </w:rPr>
        <w:t xml:space="preserve"> L1 induces sparsity, while L2 minimizes large variations without sparsity.</w:t>
      </w:r>
    </w:p>
    <w:p w:rsidR="00000000" w:rsidDel="00000000" w:rsidP="00000000" w:rsidRDefault="00000000" w:rsidRPr="00000000" w14:paraId="0000062F">
      <w:pPr>
        <w:rPr>
          <w:b w:val="1"/>
        </w:rPr>
      </w:pPr>
      <w:r w:rsidDel="00000000" w:rsidR="00000000" w:rsidRPr="00000000">
        <w:rPr>
          <w:b w:val="1"/>
          <w:rtl w:val="0"/>
        </w:rPr>
        <w:t xml:space="preserve">Practical Applications:</w:t>
      </w:r>
    </w:p>
    <w:p w:rsidR="00000000" w:rsidDel="00000000" w:rsidP="00000000" w:rsidRDefault="00000000" w:rsidRPr="00000000" w14:paraId="00000630">
      <w:pPr>
        <w:numPr>
          <w:ilvl w:val="0"/>
          <w:numId w:val="119"/>
        </w:numPr>
        <w:ind w:left="720" w:hanging="360"/>
        <w:rPr/>
      </w:pPr>
      <w:r w:rsidDel="00000000" w:rsidR="00000000" w:rsidRPr="00000000">
        <w:rPr>
          <w:rtl w:val="0"/>
        </w:rPr>
        <w:t xml:space="preserve">Use </w:t>
      </w:r>
      <w:r w:rsidDel="00000000" w:rsidR="00000000" w:rsidRPr="00000000">
        <w:rPr>
          <w:b w:val="1"/>
          <w:rtl w:val="0"/>
        </w:rPr>
        <w:t xml:space="preserve">entropy and IG</w:t>
      </w:r>
      <w:r w:rsidDel="00000000" w:rsidR="00000000" w:rsidRPr="00000000">
        <w:rPr>
          <w:rtl w:val="0"/>
        </w:rPr>
        <w:t xml:space="preserve"> in decision tree models to determine the best split points.</w:t>
      </w:r>
    </w:p>
    <w:p w:rsidR="00000000" w:rsidDel="00000000" w:rsidP="00000000" w:rsidRDefault="00000000" w:rsidRPr="00000000" w14:paraId="00000631">
      <w:pPr>
        <w:numPr>
          <w:ilvl w:val="0"/>
          <w:numId w:val="119"/>
        </w:numPr>
        <w:ind w:left="720" w:hanging="360"/>
        <w:rPr/>
      </w:pPr>
      <w:r w:rsidDel="00000000" w:rsidR="00000000" w:rsidRPr="00000000">
        <w:rPr>
          <w:rtl w:val="0"/>
        </w:rPr>
        <w:t xml:space="preserve">Apply </w:t>
      </w:r>
      <w:r w:rsidDel="00000000" w:rsidR="00000000" w:rsidRPr="00000000">
        <w:rPr>
          <w:b w:val="1"/>
          <w:rtl w:val="0"/>
        </w:rPr>
        <w:t xml:space="preserve">regularization techniques</w:t>
      </w:r>
      <w:r w:rsidDel="00000000" w:rsidR="00000000" w:rsidRPr="00000000">
        <w:rPr>
          <w:rtl w:val="0"/>
        </w:rPr>
        <w:t xml:space="preserve"> to balance model complexity and generalizability, especially when dealing with high-dimensional data or correlated predictors.</w:t>
      </w:r>
    </w:p>
    <w:p w:rsidR="00000000" w:rsidDel="00000000" w:rsidP="00000000" w:rsidRDefault="00000000" w:rsidRPr="00000000" w14:paraId="00000632">
      <w:pPr>
        <w:rPr>
          <w:b w:val="1"/>
        </w:rPr>
      </w:pPr>
      <w:r w:rsidDel="00000000" w:rsidR="00000000" w:rsidRPr="00000000">
        <w:rPr>
          <w:b w:val="1"/>
          <w:rtl w:val="0"/>
        </w:rPr>
        <w:t xml:space="preserve">Solution #7.21: Gradient Descent and Stochastic Gradient Descent (SGD)</w:t>
      </w:r>
    </w:p>
    <w:p w:rsidR="00000000" w:rsidDel="00000000" w:rsidP="00000000" w:rsidRDefault="00000000" w:rsidRPr="00000000" w14:paraId="00000633">
      <w:pPr>
        <w:numPr>
          <w:ilvl w:val="0"/>
          <w:numId w:val="120"/>
        </w:numPr>
        <w:ind w:left="720" w:hanging="360"/>
        <w:rPr/>
      </w:pPr>
      <w:r w:rsidDel="00000000" w:rsidR="00000000" w:rsidRPr="00000000">
        <w:rPr>
          <w:b w:val="1"/>
          <w:rtl w:val="0"/>
        </w:rPr>
        <w:t xml:space="preserve">Gradient Descent</w:t>
      </w:r>
      <w:r w:rsidDel="00000000" w:rsidR="00000000" w:rsidRPr="00000000">
        <w:rPr>
          <w:rtl w:val="0"/>
        </w:rPr>
        <w:t xml:space="preserve">:</w:t>
      </w:r>
    </w:p>
    <w:p w:rsidR="00000000" w:rsidDel="00000000" w:rsidP="00000000" w:rsidRDefault="00000000" w:rsidRPr="00000000" w14:paraId="00000634">
      <w:pPr>
        <w:numPr>
          <w:ilvl w:val="1"/>
          <w:numId w:val="120"/>
        </w:numPr>
        <w:ind w:left="1440" w:hanging="360"/>
        <w:rPr/>
      </w:pPr>
      <w:r w:rsidDel="00000000" w:rsidR="00000000" w:rsidRPr="00000000">
        <w:rPr>
          <w:rtl w:val="0"/>
        </w:rPr>
        <w:t xml:space="preserve">It is an optimization algorithm that takes small steps in the direction of steepest descent of the objective function to minimize it.</w:t>
      </w:r>
    </w:p>
    <w:p w:rsidR="00000000" w:rsidDel="00000000" w:rsidP="00000000" w:rsidRDefault="00000000" w:rsidRPr="00000000" w14:paraId="00000635">
      <w:pPr>
        <w:numPr>
          <w:ilvl w:val="1"/>
          <w:numId w:val="120"/>
        </w:numPr>
        <w:ind w:left="1440" w:hanging="360"/>
        <w:rPr/>
      </w:pPr>
      <w:r w:rsidDel="00000000" w:rsidR="00000000" w:rsidRPr="00000000">
        <w:rPr>
          <w:rtl w:val="0"/>
        </w:rPr>
        <w:t xml:space="preserve">The size of each step is proportional to the gradient at the current parameter value.</w:t>
      </w:r>
    </w:p>
    <w:p w:rsidR="00000000" w:rsidDel="00000000" w:rsidP="00000000" w:rsidRDefault="00000000" w:rsidRPr="00000000" w14:paraId="00000636">
      <w:pPr>
        <w:numPr>
          <w:ilvl w:val="1"/>
          <w:numId w:val="120"/>
        </w:numPr>
        <w:ind w:left="1440" w:hanging="360"/>
        <w:rPr/>
      </w:pPr>
      <w:r w:rsidDel="00000000" w:rsidR="00000000" w:rsidRPr="00000000">
        <w:rPr>
          <w:rtl w:val="0"/>
        </w:rPr>
        <w:t xml:space="preserve">While effective, this method is computationally expensive when applied to large datasets because it evaluates the gradient over the entire dataset at each step.</w:t>
      </w:r>
    </w:p>
    <w:p w:rsidR="00000000" w:rsidDel="00000000" w:rsidP="00000000" w:rsidRDefault="00000000" w:rsidRPr="00000000" w14:paraId="00000637">
      <w:pPr>
        <w:numPr>
          <w:ilvl w:val="0"/>
          <w:numId w:val="120"/>
        </w:numPr>
        <w:ind w:left="720" w:hanging="360"/>
        <w:rPr/>
      </w:pPr>
      <w:r w:rsidDel="00000000" w:rsidR="00000000" w:rsidRPr="00000000">
        <w:rPr>
          <w:b w:val="1"/>
          <w:rtl w:val="0"/>
        </w:rPr>
        <w:t xml:space="preserve">Stochastic Gradient Descent (SGD)</w:t>
      </w:r>
      <w:r w:rsidDel="00000000" w:rsidR="00000000" w:rsidRPr="00000000">
        <w:rPr>
          <w:rtl w:val="0"/>
        </w:rPr>
        <w:t xml:space="preserve">:</w:t>
      </w:r>
    </w:p>
    <w:p w:rsidR="00000000" w:rsidDel="00000000" w:rsidP="00000000" w:rsidRDefault="00000000" w:rsidRPr="00000000" w14:paraId="00000638">
      <w:pPr>
        <w:numPr>
          <w:ilvl w:val="1"/>
          <w:numId w:val="120"/>
        </w:numPr>
        <w:ind w:left="1440" w:hanging="360"/>
        <w:rPr/>
      </w:pPr>
      <w:r w:rsidDel="00000000" w:rsidR="00000000" w:rsidRPr="00000000">
        <w:rPr>
          <w:rtl w:val="0"/>
        </w:rPr>
        <w:t xml:space="preserve">This variation of gradient descent estimates the gradient using only one randomly selected data point or a small batch instead of the full dataset.</w:t>
      </w:r>
    </w:p>
    <w:p w:rsidR="00000000" w:rsidDel="00000000" w:rsidP="00000000" w:rsidRDefault="00000000" w:rsidRPr="00000000" w14:paraId="00000639">
      <w:pPr>
        <w:numPr>
          <w:ilvl w:val="1"/>
          <w:numId w:val="120"/>
        </w:numPr>
        <w:ind w:left="1440" w:hanging="360"/>
        <w:rPr/>
      </w:pPr>
      <w:r w:rsidDel="00000000" w:rsidR="00000000" w:rsidRPr="00000000">
        <w:rPr>
          <w:rtl w:val="0"/>
        </w:rPr>
        <w:t xml:space="preserve">Advantages:</w:t>
      </w:r>
    </w:p>
    <w:p w:rsidR="00000000" w:rsidDel="00000000" w:rsidP="00000000" w:rsidRDefault="00000000" w:rsidRPr="00000000" w14:paraId="0000063A">
      <w:pPr>
        <w:numPr>
          <w:ilvl w:val="2"/>
          <w:numId w:val="120"/>
        </w:numPr>
        <w:ind w:left="2160" w:hanging="360"/>
        <w:rPr/>
      </w:pPr>
      <w:r w:rsidDel="00000000" w:rsidR="00000000" w:rsidRPr="00000000">
        <w:rPr>
          <w:rtl w:val="0"/>
        </w:rPr>
        <w:t xml:space="preserve">Faster and computationally cheaper for large datasets.</w:t>
      </w:r>
    </w:p>
    <w:p w:rsidR="00000000" w:rsidDel="00000000" w:rsidP="00000000" w:rsidRDefault="00000000" w:rsidRPr="00000000" w14:paraId="0000063B">
      <w:pPr>
        <w:numPr>
          <w:ilvl w:val="2"/>
          <w:numId w:val="120"/>
        </w:numPr>
        <w:ind w:left="2160" w:hanging="360"/>
        <w:rPr/>
      </w:pPr>
      <w:r w:rsidDel="00000000" w:rsidR="00000000" w:rsidRPr="00000000">
        <w:rPr>
          <w:rtl w:val="0"/>
        </w:rPr>
        <w:t xml:space="preserve">Can escape saddle points and local minima due to its randomness.</w:t>
      </w:r>
    </w:p>
    <w:p w:rsidR="00000000" w:rsidDel="00000000" w:rsidP="00000000" w:rsidRDefault="00000000" w:rsidRPr="00000000" w14:paraId="0000063C">
      <w:pPr>
        <w:numPr>
          <w:ilvl w:val="1"/>
          <w:numId w:val="120"/>
        </w:numPr>
        <w:ind w:left="1440" w:hanging="360"/>
        <w:rPr/>
      </w:pPr>
      <w:r w:rsidDel="00000000" w:rsidR="00000000" w:rsidRPr="00000000">
        <w:rPr>
          <w:rtl w:val="0"/>
        </w:rPr>
        <w:t xml:space="preserve">Drawback:</w:t>
      </w:r>
    </w:p>
    <w:p w:rsidR="00000000" w:rsidDel="00000000" w:rsidP="00000000" w:rsidRDefault="00000000" w:rsidRPr="00000000" w14:paraId="0000063D">
      <w:pPr>
        <w:numPr>
          <w:ilvl w:val="2"/>
          <w:numId w:val="120"/>
        </w:numPr>
        <w:ind w:left="2160" w:hanging="360"/>
        <w:rPr/>
      </w:pPr>
      <w:r w:rsidDel="00000000" w:rsidR="00000000" w:rsidRPr="00000000">
        <w:rPr>
          <w:rtl w:val="0"/>
        </w:rPr>
        <w:t xml:space="preserve">Introduces noise into the optimization process, potentially leading to oscillations around the minima.</w:t>
      </w:r>
    </w:p>
    <w:p w:rsidR="00000000" w:rsidDel="00000000" w:rsidP="00000000" w:rsidRDefault="00000000" w:rsidRPr="00000000" w14:paraId="0000063E">
      <w:pPr>
        <w:numPr>
          <w:ilvl w:val="1"/>
          <w:numId w:val="120"/>
        </w:numPr>
        <w:ind w:left="1440" w:hanging="360"/>
        <w:rPr/>
      </w:pPr>
      <w:r w:rsidDel="00000000" w:rsidR="00000000" w:rsidRPr="00000000">
        <w:rPr>
          <w:rtl w:val="0"/>
        </w:rPr>
        <w:t xml:space="preserve">The algorithm is unbiased since the expectation of the stochastic gradient matches the true gradient.</w:t>
      </w:r>
    </w:p>
    <w:p w:rsidR="00000000" w:rsidDel="00000000" w:rsidP="00000000" w:rsidRDefault="00000000" w:rsidRPr="00000000" w14:paraId="000006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0">
      <w:pPr>
        <w:rPr>
          <w:b w:val="1"/>
        </w:rPr>
      </w:pPr>
      <w:r w:rsidDel="00000000" w:rsidR="00000000" w:rsidRPr="00000000">
        <w:rPr>
          <w:b w:val="1"/>
          <w:rtl w:val="0"/>
        </w:rPr>
        <w:t xml:space="preserve">Solution #7.22: ROC Curve and Monotonicity of Scores</w:t>
      </w:r>
    </w:p>
    <w:p w:rsidR="00000000" w:rsidDel="00000000" w:rsidP="00000000" w:rsidRDefault="00000000" w:rsidRPr="00000000" w14:paraId="00000641">
      <w:pPr>
        <w:numPr>
          <w:ilvl w:val="0"/>
          <w:numId w:val="121"/>
        </w:numPr>
        <w:ind w:left="720" w:hanging="360"/>
        <w:rPr/>
      </w:pPr>
      <w:r w:rsidDel="00000000" w:rsidR="00000000" w:rsidRPr="00000000">
        <w:rPr>
          <w:b w:val="1"/>
          <w:rtl w:val="0"/>
        </w:rPr>
        <w:t xml:space="preserve">ROC Curve Basics</w:t>
      </w:r>
      <w:r w:rsidDel="00000000" w:rsidR="00000000" w:rsidRPr="00000000">
        <w:rPr>
          <w:rtl w:val="0"/>
        </w:rPr>
        <w:t xml:space="preserve">:</w:t>
      </w:r>
    </w:p>
    <w:p w:rsidR="00000000" w:rsidDel="00000000" w:rsidP="00000000" w:rsidRDefault="00000000" w:rsidRPr="00000000" w14:paraId="00000642">
      <w:pPr>
        <w:numPr>
          <w:ilvl w:val="1"/>
          <w:numId w:val="121"/>
        </w:numPr>
        <w:ind w:left="1440" w:hanging="360"/>
        <w:rPr/>
      </w:pPr>
      <w:r w:rsidDel="00000000" w:rsidR="00000000" w:rsidRPr="00000000">
        <w:rPr>
          <w:rtl w:val="0"/>
        </w:rPr>
        <w:t xml:space="preserve">Plots the True Positive Rate (TPR) against the False Positive Rate (FPR) across different classification thresholds.</w:t>
      </w:r>
    </w:p>
    <w:p w:rsidR="00000000" w:rsidDel="00000000" w:rsidP="00000000" w:rsidRDefault="00000000" w:rsidRPr="00000000" w14:paraId="00000643">
      <w:pPr>
        <w:numPr>
          <w:ilvl w:val="1"/>
          <w:numId w:val="121"/>
        </w:numPr>
        <w:ind w:left="1440" w:hanging="360"/>
        <w:rPr/>
      </w:pPr>
      <w:r w:rsidDel="00000000" w:rsidR="00000000" w:rsidRPr="00000000">
        <w:rPr>
          <w:rtl w:val="0"/>
        </w:rPr>
        <w:t xml:space="preserve">Reflects the tradeoff between sensitivity and specificity of a model.</w:t>
      </w:r>
    </w:p>
    <w:p w:rsidR="00000000" w:rsidDel="00000000" w:rsidP="00000000" w:rsidRDefault="00000000" w:rsidRPr="00000000" w14:paraId="00000644">
      <w:pPr>
        <w:numPr>
          <w:ilvl w:val="0"/>
          <w:numId w:val="121"/>
        </w:numPr>
        <w:ind w:left="720" w:hanging="360"/>
        <w:rPr/>
      </w:pPr>
      <w:r w:rsidDel="00000000" w:rsidR="00000000" w:rsidRPr="00000000">
        <w:rPr>
          <w:b w:val="1"/>
          <w:rtl w:val="0"/>
        </w:rPr>
        <w:t xml:space="preserve">Effect of Transforming Scores</w:t>
      </w:r>
      <w:r w:rsidDel="00000000" w:rsidR="00000000" w:rsidRPr="00000000">
        <w:rPr>
          <w:rtl w:val="0"/>
        </w:rPr>
        <w:t xml:space="preserve">:</w:t>
      </w:r>
    </w:p>
    <w:p w:rsidR="00000000" w:rsidDel="00000000" w:rsidP="00000000" w:rsidRDefault="00000000" w:rsidRPr="00000000" w14:paraId="00000645">
      <w:pPr>
        <w:numPr>
          <w:ilvl w:val="1"/>
          <w:numId w:val="121"/>
        </w:numPr>
        <w:ind w:left="1440" w:hanging="360"/>
        <w:rPr/>
      </w:pPr>
      <w:r w:rsidDel="00000000" w:rsidR="00000000" w:rsidRPr="00000000">
        <w:rPr>
          <w:b w:val="1"/>
          <w:rtl w:val="0"/>
        </w:rPr>
        <w:t xml:space="preserve">Monotonic Transformations (e.g., f(x)=x2f(x) = x^2f(x)=x2)</w:t>
      </w:r>
      <w:r w:rsidDel="00000000" w:rsidR="00000000" w:rsidRPr="00000000">
        <w:rPr>
          <w:rtl w:val="0"/>
        </w:rPr>
        <w:t xml:space="preserve">:</w:t>
      </w:r>
    </w:p>
    <w:p w:rsidR="00000000" w:rsidDel="00000000" w:rsidP="00000000" w:rsidRDefault="00000000" w:rsidRPr="00000000" w14:paraId="00000646">
      <w:pPr>
        <w:numPr>
          <w:ilvl w:val="2"/>
          <w:numId w:val="121"/>
        </w:numPr>
        <w:ind w:left="2160" w:hanging="360"/>
        <w:rPr/>
      </w:pPr>
      <w:r w:rsidDel="00000000" w:rsidR="00000000" w:rsidRPr="00000000">
        <w:rPr>
          <w:rtl w:val="0"/>
        </w:rPr>
        <w:t xml:space="preserve">Do not alter the ordering of scores.</w:t>
      </w:r>
    </w:p>
    <w:p w:rsidR="00000000" w:rsidDel="00000000" w:rsidP="00000000" w:rsidRDefault="00000000" w:rsidRPr="00000000" w14:paraId="00000647">
      <w:pPr>
        <w:numPr>
          <w:ilvl w:val="2"/>
          <w:numId w:val="121"/>
        </w:numPr>
        <w:ind w:left="2160" w:hanging="360"/>
        <w:rPr/>
      </w:pPr>
      <w:r w:rsidDel="00000000" w:rsidR="00000000" w:rsidRPr="00000000">
        <w:rPr>
          <w:rtl w:val="0"/>
        </w:rPr>
        <w:t xml:space="preserve">The ROC curve remains unchanged since relative rankings of predictions stay the same.</w:t>
      </w:r>
    </w:p>
    <w:p w:rsidR="00000000" w:rsidDel="00000000" w:rsidP="00000000" w:rsidRDefault="00000000" w:rsidRPr="00000000" w14:paraId="00000648">
      <w:pPr>
        <w:numPr>
          <w:ilvl w:val="1"/>
          <w:numId w:val="121"/>
        </w:numPr>
        <w:ind w:left="1440" w:hanging="360"/>
        <w:rPr/>
      </w:pPr>
      <w:r w:rsidDel="00000000" w:rsidR="00000000" w:rsidRPr="00000000">
        <w:rPr>
          <w:b w:val="1"/>
          <w:rtl w:val="0"/>
        </w:rPr>
        <w:t xml:space="preserve">Non-Monotonic Transformations (e.g., f(x)=−xf(x) = -xf(x)=−x)</w:t>
      </w:r>
      <w:r w:rsidDel="00000000" w:rsidR="00000000" w:rsidRPr="00000000">
        <w:rPr>
          <w:rtl w:val="0"/>
        </w:rPr>
        <w:t xml:space="preserve">:</w:t>
      </w:r>
    </w:p>
    <w:p w:rsidR="00000000" w:rsidDel="00000000" w:rsidP="00000000" w:rsidRDefault="00000000" w:rsidRPr="00000000" w14:paraId="00000649">
      <w:pPr>
        <w:numPr>
          <w:ilvl w:val="2"/>
          <w:numId w:val="121"/>
        </w:numPr>
        <w:ind w:left="2160" w:hanging="360"/>
        <w:rPr/>
      </w:pPr>
      <w:r w:rsidDel="00000000" w:rsidR="00000000" w:rsidRPr="00000000">
        <w:rPr>
          <w:rtl w:val="0"/>
        </w:rPr>
        <w:t xml:space="preserve">Disrupt score rankings and invalidate the ROC curve because the order of true and false positives is altered.</w:t>
      </w:r>
    </w:p>
    <w:p w:rsidR="00000000" w:rsidDel="00000000" w:rsidP="00000000" w:rsidRDefault="00000000" w:rsidRPr="00000000" w14:paraId="0000064A">
      <w:pPr>
        <w:numPr>
          <w:ilvl w:val="0"/>
          <w:numId w:val="121"/>
        </w:numPr>
        <w:ind w:left="720" w:hanging="360"/>
        <w:rPr/>
      </w:pPr>
      <w:r w:rsidDel="00000000" w:rsidR="00000000" w:rsidRPr="00000000">
        <w:rPr>
          <w:b w:val="1"/>
          <w:rtl w:val="0"/>
        </w:rPr>
        <w:t xml:space="preserve">Takeaways</w:t>
      </w:r>
      <w:r w:rsidDel="00000000" w:rsidR="00000000" w:rsidRPr="00000000">
        <w:rPr>
          <w:rtl w:val="0"/>
        </w:rPr>
        <w:t xml:space="preserve">:</w:t>
      </w:r>
    </w:p>
    <w:p w:rsidR="00000000" w:rsidDel="00000000" w:rsidP="00000000" w:rsidRDefault="00000000" w:rsidRPr="00000000" w14:paraId="0000064B">
      <w:pPr>
        <w:numPr>
          <w:ilvl w:val="1"/>
          <w:numId w:val="121"/>
        </w:numPr>
        <w:ind w:left="1440" w:hanging="360"/>
        <w:rPr/>
      </w:pPr>
      <w:r w:rsidDel="00000000" w:rsidR="00000000" w:rsidRPr="00000000">
        <w:rPr>
          <w:rtl w:val="0"/>
        </w:rPr>
        <w:t xml:space="preserve">Monotonic transformations preserve the ROC curve, while non-monotonic transformations break it.</w:t>
      </w:r>
    </w:p>
    <w:p w:rsidR="00000000" w:rsidDel="00000000" w:rsidP="00000000" w:rsidRDefault="00000000" w:rsidRPr="00000000" w14:paraId="0000064C">
      <w:pPr>
        <w:numPr>
          <w:ilvl w:val="1"/>
          <w:numId w:val="121"/>
        </w:numPr>
        <w:ind w:left="1440" w:hanging="360"/>
        <w:rPr/>
      </w:pPr>
      <w:r w:rsidDel="00000000" w:rsidR="00000000" w:rsidRPr="00000000">
        <w:rPr>
          <w:rtl w:val="0"/>
        </w:rPr>
        <w:t xml:space="preserve">This highlights the importance of preserving score rankings in applications like binary classification.</w:t>
      </w:r>
    </w:p>
    <w:p w:rsidR="00000000" w:rsidDel="00000000" w:rsidP="00000000" w:rsidRDefault="00000000" w:rsidRPr="00000000" w14:paraId="0000064D">
      <w:pPr>
        <w:rPr>
          <w:b w:val="1"/>
        </w:rPr>
      </w:pPr>
      <w:r w:rsidDel="00000000" w:rsidR="00000000" w:rsidRPr="00000000">
        <w:rPr>
          <w:b w:val="1"/>
          <w:rtl w:val="0"/>
        </w:rPr>
        <w:t xml:space="preserve">Solution #7.23 - Entropy for a Continuous Random Variable</w:t>
      </w:r>
    </w:p>
    <w:p w:rsidR="00000000" w:rsidDel="00000000" w:rsidP="00000000" w:rsidRDefault="00000000" w:rsidRPr="00000000" w14:paraId="0000064E">
      <w:pPr>
        <w:rPr/>
      </w:pPr>
      <w:r w:rsidDel="00000000" w:rsidR="00000000" w:rsidRPr="00000000">
        <w:rPr>
          <w:rtl w:val="0"/>
        </w:rPr>
        <w:t xml:space="preserve">Entropy for a continuous random variable measures the uncertainty in the variable's probability distribution. For a Gaussian distribution, entropy H(x)H(x)H(x) can be derived as:</w:t>
      </w:r>
    </w:p>
    <w:p w:rsidR="00000000" w:rsidDel="00000000" w:rsidP="00000000" w:rsidRDefault="00000000" w:rsidRPr="00000000" w14:paraId="0000064F">
      <w:pPr>
        <w:rPr/>
      </w:pPr>
      <w:r w:rsidDel="00000000" w:rsidR="00000000" w:rsidRPr="00000000">
        <w:rPr>
          <w:rtl w:val="0"/>
        </w:rPr>
        <w:t xml:space="preserve">H(x)=−∫p(x)log</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p(x)dxH(x) = -\int p(x) \log p(x) dxH(x)=−∫p(x)logp(x)dx</w:t>
      </w:r>
    </w:p>
    <w:p w:rsidR="00000000" w:rsidDel="00000000" w:rsidP="00000000" w:rsidRDefault="00000000" w:rsidRPr="00000000" w14:paraId="00000650">
      <w:pPr>
        <w:rPr/>
      </w:pPr>
      <w:r w:rsidDel="00000000" w:rsidR="00000000" w:rsidRPr="00000000">
        <w:rPr>
          <w:rtl w:val="0"/>
        </w:rPr>
        <w:t xml:space="preserve">Using the Gaussian probability density function p(x)p(x)p(x), the derivation leads to:</w:t>
      </w:r>
    </w:p>
    <w:p w:rsidR="00000000" w:rsidDel="00000000" w:rsidP="00000000" w:rsidRDefault="00000000" w:rsidRPr="00000000" w14:paraId="00000651">
      <w:pPr>
        <w:rPr/>
      </w:pPr>
      <w:r w:rsidDel="00000000" w:rsidR="00000000" w:rsidRPr="00000000">
        <w:rPr>
          <w:rtl w:val="0"/>
        </w:rPr>
        <w:t xml:space="preserve">H(x)=12log</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(2</w:t>
      </w:r>
      <w:r w:rsidDel="00000000" w:rsidR="00000000" w:rsidRPr="00000000">
        <w:rPr>
          <w:rFonts w:ascii="Aptos" w:cs="Aptos" w:eastAsia="Aptos" w:hAnsi="Aptos"/>
          <w:rtl w:val="0"/>
        </w:rPr>
        <w:t xml:space="preserve">π</w:t>
      </w:r>
      <w:r w:rsidDel="00000000" w:rsidR="00000000" w:rsidRPr="00000000">
        <w:rPr>
          <w:rtl w:val="0"/>
        </w:rPr>
        <w:t xml:space="preserve">e</w:t>
      </w:r>
      <w:r w:rsidDel="00000000" w:rsidR="00000000" w:rsidRPr="00000000">
        <w:rPr>
          <w:rFonts w:ascii="Aptos" w:cs="Aptos" w:eastAsia="Aptos" w:hAnsi="Aptos"/>
          <w:rtl w:val="0"/>
        </w:rPr>
        <w:t xml:space="preserve">σ</w:t>
      </w:r>
      <w:r w:rsidDel="00000000" w:rsidR="00000000" w:rsidRPr="00000000">
        <w:rPr>
          <w:rtl w:val="0"/>
        </w:rPr>
        <w:t xml:space="preserve">2)H(x) = \frac{1}{2} \log (2 \pi e \sigma^2)H(x)=21</w:t>
      </w:r>
      <w:r w:rsidDel="00000000" w:rsidR="00000000" w:rsidRPr="00000000">
        <w:rPr>
          <w:rFonts w:ascii="Arial" w:cs="Arial" w:eastAsia="Arial" w:hAnsi="Arial"/>
          <w:rtl w:val="0"/>
        </w:rPr>
        <w:t xml:space="preserve">​</w:t>
      </w:r>
      <w:r w:rsidDel="00000000" w:rsidR="00000000" w:rsidRPr="00000000">
        <w:rPr>
          <w:rtl w:val="0"/>
        </w:rPr>
        <w:t xml:space="preserve">log(2πeσ2)</w:t>
      </w:r>
    </w:p>
    <w:p w:rsidR="00000000" w:rsidDel="00000000" w:rsidP="00000000" w:rsidRDefault="00000000" w:rsidRPr="00000000" w14:paraId="00000652">
      <w:pPr>
        <w:rPr/>
      </w:pPr>
      <w:r w:rsidDel="00000000" w:rsidR="00000000" w:rsidRPr="00000000">
        <w:rPr>
          <w:rtl w:val="0"/>
        </w:rPr>
        <w:t xml:space="preserve">This result demonstrates that the entropy depends only on the variance σ2\sigma^2σ2 of the Gaussian distribution, providing a measure of uncertainty or spread.</w:t>
      </w:r>
    </w:p>
    <w:p w:rsidR="00000000" w:rsidDel="00000000" w:rsidP="00000000" w:rsidRDefault="00000000" w:rsidRPr="00000000" w14:paraId="000006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4">
      <w:pPr>
        <w:rPr>
          <w:b w:val="1"/>
        </w:rPr>
      </w:pPr>
      <w:r w:rsidDel="00000000" w:rsidR="00000000" w:rsidRPr="00000000">
        <w:rPr>
          <w:b w:val="1"/>
          <w:rtl w:val="0"/>
        </w:rPr>
        <w:t xml:space="preserve">Solution #7.24 - Building a Model for Propensity Prediction</w:t>
      </w:r>
    </w:p>
    <w:p w:rsidR="00000000" w:rsidDel="00000000" w:rsidP="00000000" w:rsidRDefault="00000000" w:rsidRPr="00000000" w14:paraId="00000655">
      <w:pPr>
        <w:rPr>
          <w:b w:val="1"/>
        </w:rPr>
      </w:pPr>
      <w:r w:rsidDel="00000000" w:rsidR="00000000" w:rsidRPr="00000000">
        <w:rPr>
          <w:b w:val="1"/>
          <w:rtl w:val="0"/>
        </w:rPr>
        <w:t xml:space="preserve">Problem:</w:t>
      </w:r>
    </w:p>
    <w:p w:rsidR="00000000" w:rsidDel="00000000" w:rsidP="00000000" w:rsidRDefault="00000000" w:rsidRPr="00000000" w14:paraId="00000656">
      <w:pPr>
        <w:rPr/>
      </w:pPr>
      <w:r w:rsidDel="00000000" w:rsidR="00000000" w:rsidRPr="00000000">
        <w:rPr>
          <w:rtl w:val="0"/>
        </w:rPr>
        <w:t xml:space="preserve">The goal is to predict the likelihood of a customer purchasing a product, focusing on relevant covariates such as age, gender, and income.</w:t>
      </w:r>
    </w:p>
    <w:p w:rsidR="00000000" w:rsidDel="00000000" w:rsidP="00000000" w:rsidRDefault="00000000" w:rsidRPr="00000000" w14:paraId="00000657">
      <w:pPr>
        <w:rPr>
          <w:b w:val="1"/>
        </w:rPr>
      </w:pPr>
      <w:r w:rsidDel="00000000" w:rsidR="00000000" w:rsidRPr="00000000">
        <w:rPr>
          <w:b w:val="1"/>
          <w:rtl w:val="0"/>
        </w:rPr>
        <w:t xml:space="preserve">Approaches:</w:t>
      </w:r>
    </w:p>
    <w:p w:rsidR="00000000" w:rsidDel="00000000" w:rsidP="00000000" w:rsidRDefault="00000000" w:rsidRPr="00000000" w14:paraId="00000658">
      <w:pPr>
        <w:numPr>
          <w:ilvl w:val="0"/>
          <w:numId w:val="122"/>
        </w:numPr>
        <w:ind w:left="720" w:hanging="360"/>
        <w:rPr/>
      </w:pPr>
      <w:r w:rsidDel="00000000" w:rsidR="00000000" w:rsidRPr="00000000">
        <w:rPr>
          <w:b w:val="1"/>
          <w:rtl w:val="0"/>
        </w:rPr>
        <w:t xml:space="preserve">Logistic Regression</w:t>
      </w:r>
      <w:r w:rsidDel="00000000" w:rsidR="00000000" w:rsidRPr="00000000">
        <w:rPr>
          <w:rtl w:val="0"/>
        </w:rPr>
        <w:t xml:space="preserve">:</w:t>
      </w:r>
    </w:p>
    <w:p w:rsidR="00000000" w:rsidDel="00000000" w:rsidP="00000000" w:rsidRDefault="00000000" w:rsidRPr="00000000" w14:paraId="00000659">
      <w:pPr>
        <w:numPr>
          <w:ilvl w:val="1"/>
          <w:numId w:val="122"/>
        </w:numPr>
        <w:ind w:left="1440" w:hanging="360"/>
        <w:rPr/>
      </w:pPr>
      <w:r w:rsidDel="00000000" w:rsidR="00000000" w:rsidRPr="00000000">
        <w:rPr>
          <w:rtl w:val="0"/>
        </w:rPr>
        <w:t xml:space="preserve">A straightforward solution that outputs probabilities of purchase.</w:t>
      </w:r>
    </w:p>
    <w:p w:rsidR="00000000" w:rsidDel="00000000" w:rsidP="00000000" w:rsidRDefault="00000000" w:rsidRPr="00000000" w14:paraId="0000065A">
      <w:pPr>
        <w:numPr>
          <w:ilvl w:val="1"/>
          <w:numId w:val="122"/>
        </w:numPr>
        <w:ind w:left="1440" w:hanging="360"/>
        <w:rPr/>
      </w:pPr>
      <w:r w:rsidDel="00000000" w:rsidR="00000000" w:rsidRPr="00000000">
        <w:rPr>
          <w:rtl w:val="0"/>
        </w:rPr>
        <w:t xml:space="preserve">Advantages: Easy interpretability and simplicity.</w:t>
      </w:r>
    </w:p>
    <w:p w:rsidR="00000000" w:rsidDel="00000000" w:rsidP="00000000" w:rsidRDefault="00000000" w:rsidRPr="00000000" w14:paraId="0000065B">
      <w:pPr>
        <w:numPr>
          <w:ilvl w:val="1"/>
          <w:numId w:val="122"/>
        </w:numPr>
        <w:ind w:left="1440" w:hanging="360"/>
        <w:rPr/>
      </w:pPr>
      <w:r w:rsidDel="00000000" w:rsidR="00000000" w:rsidRPr="00000000">
        <w:rPr>
          <w:rtl w:val="0"/>
        </w:rPr>
        <w:t xml:space="preserve">Limitations: Struggles with capturing complex feature interactions and may become numerically unstable with small datasets or correlated features.</w:t>
      </w:r>
    </w:p>
    <w:p w:rsidR="00000000" w:rsidDel="00000000" w:rsidP="00000000" w:rsidRDefault="00000000" w:rsidRPr="00000000" w14:paraId="0000065C">
      <w:pPr>
        <w:numPr>
          <w:ilvl w:val="0"/>
          <w:numId w:val="122"/>
        </w:numPr>
        <w:ind w:left="720" w:hanging="360"/>
        <w:rPr/>
      </w:pPr>
      <w:r w:rsidDel="00000000" w:rsidR="00000000" w:rsidRPr="00000000">
        <w:rPr>
          <w:b w:val="1"/>
          <w:rtl w:val="0"/>
        </w:rPr>
        <w:t xml:space="preserve">Alternative Complex Models</w:t>
      </w:r>
      <w:r w:rsidDel="00000000" w:rsidR="00000000" w:rsidRPr="00000000">
        <w:rPr>
          <w:rtl w:val="0"/>
        </w:rPr>
        <w:t xml:space="preserve">:</w:t>
      </w:r>
    </w:p>
    <w:p w:rsidR="00000000" w:rsidDel="00000000" w:rsidP="00000000" w:rsidRDefault="00000000" w:rsidRPr="00000000" w14:paraId="0000065D">
      <w:pPr>
        <w:numPr>
          <w:ilvl w:val="1"/>
          <w:numId w:val="122"/>
        </w:numPr>
        <w:ind w:left="1440" w:hanging="360"/>
        <w:rPr/>
      </w:pPr>
      <w:r w:rsidDel="00000000" w:rsidR="00000000" w:rsidRPr="00000000">
        <w:rPr>
          <w:rtl w:val="0"/>
        </w:rPr>
        <w:t xml:space="preserve">Neural Networks or SVMs handle high-dimensional and non-linear relationships better than logistic regression.</w:t>
      </w:r>
    </w:p>
    <w:p w:rsidR="00000000" w:rsidDel="00000000" w:rsidP="00000000" w:rsidRDefault="00000000" w:rsidRPr="00000000" w14:paraId="0000065E">
      <w:pPr>
        <w:numPr>
          <w:ilvl w:val="1"/>
          <w:numId w:val="122"/>
        </w:numPr>
        <w:ind w:left="1440" w:hanging="360"/>
        <w:rPr/>
      </w:pPr>
      <w:r w:rsidDel="00000000" w:rsidR="00000000" w:rsidRPr="00000000">
        <w:rPr>
          <w:rtl w:val="0"/>
        </w:rPr>
        <w:t xml:space="preserve">Trade-offs: Require more data and are harder to interpret.</w:t>
      </w:r>
    </w:p>
    <w:p w:rsidR="00000000" w:rsidDel="00000000" w:rsidP="00000000" w:rsidRDefault="00000000" w:rsidRPr="00000000" w14:paraId="0000065F">
      <w:pPr>
        <w:numPr>
          <w:ilvl w:val="0"/>
          <w:numId w:val="122"/>
        </w:numPr>
        <w:ind w:left="720" w:hanging="360"/>
        <w:rPr/>
      </w:pPr>
      <w:r w:rsidDel="00000000" w:rsidR="00000000" w:rsidRPr="00000000">
        <w:rPr>
          <w:b w:val="1"/>
          <w:rtl w:val="0"/>
        </w:rPr>
        <w:t xml:space="preserve">Tree-Based Models (e.g., Random Forests, XGBoost)</w:t>
      </w:r>
      <w:r w:rsidDel="00000000" w:rsidR="00000000" w:rsidRPr="00000000">
        <w:rPr>
          <w:rtl w:val="0"/>
        </w:rPr>
        <w:t xml:space="preserve">:</w:t>
      </w:r>
    </w:p>
    <w:p w:rsidR="00000000" w:rsidDel="00000000" w:rsidP="00000000" w:rsidRDefault="00000000" w:rsidRPr="00000000" w14:paraId="00000660">
      <w:pPr>
        <w:numPr>
          <w:ilvl w:val="1"/>
          <w:numId w:val="122"/>
        </w:numPr>
        <w:ind w:left="1440" w:hanging="360"/>
        <w:rPr/>
      </w:pPr>
      <w:r w:rsidDel="00000000" w:rsidR="00000000" w:rsidRPr="00000000">
        <w:rPr>
          <w:rtl w:val="0"/>
        </w:rPr>
        <w:t xml:space="preserve">Offer high accuracy and better interpretability compared to complex models.</w:t>
      </w:r>
    </w:p>
    <w:p w:rsidR="00000000" w:rsidDel="00000000" w:rsidP="00000000" w:rsidRDefault="00000000" w:rsidRPr="00000000" w14:paraId="00000661">
      <w:pPr>
        <w:numPr>
          <w:ilvl w:val="1"/>
          <w:numId w:val="122"/>
        </w:numPr>
        <w:ind w:left="1440" w:hanging="360"/>
        <w:rPr/>
      </w:pPr>
      <w:r w:rsidDel="00000000" w:rsidR="00000000" w:rsidRPr="00000000">
        <w:rPr>
          <w:rtl w:val="0"/>
        </w:rPr>
        <w:t xml:space="preserve">Key advantage: Can highlight the influence of individual features, aiding in actionable insights.</w:t>
      </w:r>
    </w:p>
    <w:p w:rsidR="00000000" w:rsidDel="00000000" w:rsidP="00000000" w:rsidRDefault="00000000" w:rsidRPr="00000000" w14:paraId="00000662">
      <w:pPr>
        <w:rPr>
          <w:b w:val="1"/>
        </w:rPr>
      </w:pPr>
      <w:r w:rsidDel="00000000" w:rsidR="00000000" w:rsidRPr="00000000">
        <w:rPr>
          <w:b w:val="1"/>
          <w:rtl w:val="0"/>
        </w:rPr>
        <w:t xml:space="preserve">Key Insight:</w:t>
      </w:r>
    </w:p>
    <w:p w:rsidR="00000000" w:rsidDel="00000000" w:rsidP="00000000" w:rsidRDefault="00000000" w:rsidRPr="00000000" w14:paraId="00000663">
      <w:pPr>
        <w:rPr/>
      </w:pPr>
      <w:r w:rsidDel="00000000" w:rsidR="00000000" w:rsidRPr="00000000">
        <w:rPr>
          <w:rtl w:val="0"/>
        </w:rPr>
        <w:t xml:space="preserve">The choice of model depends on the complexity of the data and business requirements. Tree-based models provide a good balance between interpretability and performance, making them suitable for predicting customer propensity.</w:t>
      </w:r>
    </w:p>
    <w:p w:rsidR="00000000" w:rsidDel="00000000" w:rsidP="00000000" w:rsidRDefault="00000000" w:rsidRPr="00000000" w14:paraId="00000664">
      <w:pPr>
        <w:rPr>
          <w:b w:val="1"/>
        </w:rPr>
      </w:pPr>
      <w:r w:rsidDel="00000000" w:rsidR="00000000" w:rsidRPr="00000000">
        <w:rPr>
          <w:b w:val="1"/>
          <w:rtl w:val="0"/>
        </w:rPr>
        <w:t xml:space="preserve">Solution #7.25: Gaussian Naive Bayes (GNB) vs. Logistic Regression</w:t>
      </w:r>
    </w:p>
    <w:p w:rsidR="00000000" w:rsidDel="00000000" w:rsidP="00000000" w:rsidRDefault="00000000" w:rsidRPr="00000000" w14:paraId="00000665">
      <w:pPr>
        <w:rPr>
          <w:b w:val="1"/>
        </w:rPr>
      </w:pPr>
      <w:r w:rsidDel="00000000" w:rsidR="00000000" w:rsidRPr="00000000">
        <w:rPr>
          <w:b w:val="1"/>
          <w:rtl w:val="0"/>
        </w:rPr>
        <w:t xml:space="preserve">Key Points:</w:t>
      </w:r>
    </w:p>
    <w:p w:rsidR="00000000" w:rsidDel="00000000" w:rsidP="00000000" w:rsidRDefault="00000000" w:rsidRPr="00000000" w14:paraId="00000666">
      <w:pPr>
        <w:numPr>
          <w:ilvl w:val="0"/>
          <w:numId w:val="124"/>
        </w:numPr>
        <w:ind w:left="720" w:hanging="360"/>
        <w:rPr/>
      </w:pP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667">
      <w:pPr>
        <w:numPr>
          <w:ilvl w:val="1"/>
          <w:numId w:val="124"/>
        </w:numPr>
        <w:ind w:left="1440" w:hanging="360"/>
        <w:rPr/>
      </w:pPr>
      <w:r w:rsidDel="00000000" w:rsidR="00000000" w:rsidRPr="00000000">
        <w:rPr>
          <w:b w:val="1"/>
          <w:rtl w:val="0"/>
        </w:rPr>
        <w:t xml:space="preserve">GNB</w:t>
      </w:r>
      <w:r w:rsidDel="00000000" w:rsidR="00000000" w:rsidRPr="00000000">
        <w:rPr>
          <w:rtl w:val="0"/>
        </w:rPr>
        <w:t xml:space="preserve">: Efficient with small datasets, quick to train, and interpretable.</w:t>
      </w:r>
    </w:p>
    <w:p w:rsidR="00000000" w:rsidDel="00000000" w:rsidP="00000000" w:rsidRDefault="00000000" w:rsidRPr="00000000" w14:paraId="00000668">
      <w:pPr>
        <w:numPr>
          <w:ilvl w:val="1"/>
          <w:numId w:val="124"/>
        </w:numPr>
        <w:ind w:left="1440" w:hanging="360"/>
        <w:rPr/>
      </w:pPr>
      <w:r w:rsidDel="00000000" w:rsidR="00000000" w:rsidRPr="00000000">
        <w:rPr>
          <w:b w:val="1"/>
          <w:rtl w:val="0"/>
        </w:rPr>
        <w:t xml:space="preserve">Logistic Regression</w:t>
      </w:r>
      <w:r w:rsidDel="00000000" w:rsidR="00000000" w:rsidRPr="00000000">
        <w:rPr>
          <w:rtl w:val="0"/>
        </w:rPr>
        <w:t xml:space="preserve">: Interpretable in terms of feature significance and probability outputs.</w:t>
      </w:r>
    </w:p>
    <w:p w:rsidR="00000000" w:rsidDel="00000000" w:rsidP="00000000" w:rsidRDefault="00000000" w:rsidRPr="00000000" w14:paraId="00000669">
      <w:pPr>
        <w:numPr>
          <w:ilvl w:val="0"/>
          <w:numId w:val="124"/>
        </w:numPr>
        <w:ind w:left="720" w:hanging="360"/>
        <w:rPr/>
      </w:pPr>
      <w:r w:rsidDel="00000000" w:rsidR="00000000" w:rsidRPr="00000000">
        <w:rPr>
          <w:b w:val="1"/>
          <w:rtl w:val="0"/>
        </w:rPr>
        <w:t xml:space="preserve">Disadvantages</w:t>
      </w:r>
      <w:r w:rsidDel="00000000" w:rsidR="00000000" w:rsidRPr="00000000">
        <w:rPr>
          <w:rtl w:val="0"/>
        </w:rPr>
        <w:t xml:space="preserve">:</w:t>
      </w:r>
    </w:p>
    <w:p w:rsidR="00000000" w:rsidDel="00000000" w:rsidP="00000000" w:rsidRDefault="00000000" w:rsidRPr="00000000" w14:paraId="0000066A">
      <w:pPr>
        <w:numPr>
          <w:ilvl w:val="1"/>
          <w:numId w:val="124"/>
        </w:numPr>
        <w:ind w:left="1440" w:hanging="360"/>
        <w:rPr/>
      </w:pPr>
      <w:r w:rsidDel="00000000" w:rsidR="00000000" w:rsidRPr="00000000">
        <w:rPr>
          <w:b w:val="1"/>
          <w:rtl w:val="0"/>
        </w:rPr>
        <w:t xml:space="preserve">GNB</w:t>
      </w:r>
      <w:r w:rsidDel="00000000" w:rsidR="00000000" w:rsidRPr="00000000">
        <w:rPr>
          <w:rtl w:val="0"/>
        </w:rPr>
        <w:t xml:space="preserve">: Assumes independence of features, which may not hold true in real-world data.</w:t>
      </w:r>
    </w:p>
    <w:p w:rsidR="00000000" w:rsidDel="00000000" w:rsidP="00000000" w:rsidRDefault="00000000" w:rsidRPr="00000000" w14:paraId="0000066B">
      <w:pPr>
        <w:numPr>
          <w:ilvl w:val="1"/>
          <w:numId w:val="124"/>
        </w:numPr>
        <w:ind w:left="1440" w:hanging="360"/>
        <w:rPr/>
      </w:pPr>
      <w:r w:rsidDel="00000000" w:rsidR="00000000" w:rsidRPr="00000000">
        <w:rPr>
          <w:b w:val="1"/>
          <w:rtl w:val="0"/>
        </w:rPr>
        <w:t xml:space="preserve">Logistic Regression</w:t>
      </w:r>
      <w:r w:rsidDel="00000000" w:rsidR="00000000" w:rsidRPr="00000000">
        <w:rPr>
          <w:rtl w:val="0"/>
        </w:rPr>
        <w:t xml:space="preserve">: May fail to model complex feature interactions or require more data to avoid overfitting.</w:t>
      </w:r>
    </w:p>
    <w:p w:rsidR="00000000" w:rsidDel="00000000" w:rsidP="00000000" w:rsidRDefault="00000000" w:rsidRPr="00000000" w14:paraId="0000066C">
      <w:pPr>
        <w:numPr>
          <w:ilvl w:val="0"/>
          <w:numId w:val="124"/>
        </w:numPr>
        <w:ind w:left="720" w:hanging="360"/>
        <w:rPr/>
      </w:pPr>
      <w:r w:rsidDel="00000000" w:rsidR="00000000" w:rsidRPr="00000000">
        <w:rPr>
          <w:b w:val="1"/>
          <w:rtl w:val="0"/>
        </w:rPr>
        <w:t xml:space="preserve">Differences</w:t>
      </w:r>
      <w:r w:rsidDel="00000000" w:rsidR="00000000" w:rsidRPr="00000000">
        <w:rPr>
          <w:rtl w:val="0"/>
        </w:rPr>
        <w:t xml:space="preserve">:</w:t>
      </w:r>
    </w:p>
    <w:p w:rsidR="00000000" w:rsidDel="00000000" w:rsidP="00000000" w:rsidRDefault="00000000" w:rsidRPr="00000000" w14:paraId="0000066D">
      <w:pPr>
        <w:numPr>
          <w:ilvl w:val="1"/>
          <w:numId w:val="124"/>
        </w:numPr>
        <w:ind w:left="1440" w:hanging="360"/>
        <w:rPr/>
      </w:pPr>
      <w:r w:rsidDel="00000000" w:rsidR="00000000" w:rsidRPr="00000000">
        <w:rPr>
          <w:rtl w:val="0"/>
        </w:rPr>
        <w:t xml:space="preserve">GNB is a </w:t>
      </w:r>
      <w:r w:rsidDel="00000000" w:rsidR="00000000" w:rsidRPr="00000000">
        <w:rPr>
          <w:b w:val="1"/>
          <w:rtl w:val="0"/>
        </w:rPr>
        <w:t xml:space="preserve">generative model</w:t>
      </w:r>
      <w:r w:rsidDel="00000000" w:rsidR="00000000" w:rsidRPr="00000000">
        <w:rPr>
          <w:rtl w:val="0"/>
        </w:rPr>
        <w:t xml:space="preserve"> that models the joint distribution P(Y,X)P(Y, X)P(Y,X), whereas Logistic Regression is a </w:t>
      </w:r>
      <w:r w:rsidDel="00000000" w:rsidR="00000000" w:rsidRPr="00000000">
        <w:rPr>
          <w:b w:val="1"/>
          <w:rtl w:val="0"/>
        </w:rPr>
        <w:t xml:space="preserve">discriminative model</w:t>
      </w:r>
      <w:r w:rsidDel="00000000" w:rsidR="00000000" w:rsidRPr="00000000">
        <w:rPr>
          <w:rtl w:val="0"/>
        </w:rPr>
        <w:t xml:space="preserve"> that directly estimates P(Y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X)P(Y|X)P(Y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w:t>
      </w:r>
    </w:p>
    <w:p w:rsidR="00000000" w:rsidDel="00000000" w:rsidP="00000000" w:rsidRDefault="00000000" w:rsidRPr="00000000" w14:paraId="0000066E">
      <w:pPr>
        <w:numPr>
          <w:ilvl w:val="0"/>
          <w:numId w:val="124"/>
        </w:numPr>
        <w:ind w:left="720" w:hanging="360"/>
        <w:rPr/>
      </w:pPr>
      <w:r w:rsidDel="00000000" w:rsidR="00000000" w:rsidRPr="00000000">
        <w:rPr>
          <w:b w:val="1"/>
          <w:rtl w:val="0"/>
        </w:rPr>
        <w:t xml:space="preserve">Use Case</w:t>
      </w:r>
      <w:r w:rsidDel="00000000" w:rsidR="00000000" w:rsidRPr="00000000">
        <w:rPr>
          <w:rtl w:val="0"/>
        </w:rPr>
        <w:t xml:space="preserve">:</w:t>
      </w:r>
    </w:p>
    <w:p w:rsidR="00000000" w:rsidDel="00000000" w:rsidP="00000000" w:rsidRDefault="00000000" w:rsidRPr="00000000" w14:paraId="0000066F">
      <w:pPr>
        <w:numPr>
          <w:ilvl w:val="1"/>
          <w:numId w:val="124"/>
        </w:numPr>
        <w:ind w:left="1440" w:hanging="360"/>
        <w:rPr/>
      </w:pPr>
      <w:r w:rsidDel="00000000" w:rsidR="00000000" w:rsidRPr="00000000">
        <w:rPr>
          <w:rtl w:val="0"/>
        </w:rPr>
        <w:t xml:space="preserve">GNB is preferable for small datasets or when strong priors exist, while Logistic Regression excels when assumptions of independence do not hold or when data size is sufficient.</w:t>
      </w:r>
    </w:p>
    <w:p w:rsidR="00000000" w:rsidDel="00000000" w:rsidP="00000000" w:rsidRDefault="00000000" w:rsidRPr="00000000" w14:paraId="000006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1">
      <w:pPr>
        <w:rPr>
          <w:b w:val="1"/>
        </w:rPr>
      </w:pPr>
      <w:r w:rsidDel="00000000" w:rsidR="00000000" w:rsidRPr="00000000">
        <w:rPr>
          <w:b w:val="1"/>
          <w:rtl w:val="0"/>
        </w:rPr>
        <w:t xml:space="preserve">Solution #7.26: Loss Function in K-Means Clustering</w:t>
      </w:r>
    </w:p>
    <w:p w:rsidR="00000000" w:rsidDel="00000000" w:rsidP="00000000" w:rsidRDefault="00000000" w:rsidRPr="00000000" w14:paraId="00000672">
      <w:pPr>
        <w:rPr>
          <w:b w:val="1"/>
        </w:rPr>
      </w:pPr>
      <w:r w:rsidDel="00000000" w:rsidR="00000000" w:rsidRPr="00000000">
        <w:rPr>
          <w:b w:val="1"/>
          <w:rtl w:val="0"/>
        </w:rPr>
        <w:t xml:space="preserve">Key Points:</w:t>
      </w:r>
    </w:p>
    <w:p w:rsidR="00000000" w:rsidDel="00000000" w:rsidP="00000000" w:rsidRDefault="00000000" w:rsidRPr="00000000" w14:paraId="00000673">
      <w:pPr>
        <w:numPr>
          <w:ilvl w:val="0"/>
          <w:numId w:val="125"/>
        </w:numPr>
        <w:ind w:left="720" w:hanging="360"/>
        <w:rPr/>
      </w:pPr>
      <w:r w:rsidDel="00000000" w:rsidR="00000000" w:rsidRPr="00000000">
        <w:rPr>
          <w:b w:val="1"/>
          <w:rtl w:val="0"/>
        </w:rPr>
        <w:t xml:space="preserve">Loss Function</w:t>
      </w:r>
      <w:r w:rsidDel="00000000" w:rsidR="00000000" w:rsidRPr="00000000">
        <w:rPr>
          <w:rtl w:val="0"/>
        </w:rPr>
        <w:t xml:space="preserve">: The objective is to minimize the squared L2L_2L2</w:t>
      </w:r>
      <w:r w:rsidDel="00000000" w:rsidR="00000000" w:rsidRPr="00000000">
        <w:rPr>
          <w:rFonts w:ascii="Arial" w:cs="Arial" w:eastAsia="Arial" w:hAnsi="Arial"/>
          <w:rtl w:val="0"/>
        </w:rPr>
        <w:t xml:space="preserve">​</w:t>
      </w:r>
      <w:r w:rsidDel="00000000" w:rsidR="00000000" w:rsidRPr="00000000">
        <w:rPr>
          <w:rtl w:val="0"/>
        </w:rPr>
        <w:t xml:space="preserve">-norm (sum of squared distances) within clusters.</w:t>
      </w:r>
    </w:p>
    <w:p w:rsidR="00000000" w:rsidDel="00000000" w:rsidP="00000000" w:rsidRDefault="00000000" w:rsidRPr="00000000" w14:paraId="00000674">
      <w:pPr>
        <w:numPr>
          <w:ilvl w:val="0"/>
          <w:numId w:val="125"/>
        </w:numPr>
        <w:ind w:left="720" w:hanging="360"/>
        <w:rPr/>
      </w:pPr>
      <w:r w:rsidDel="00000000" w:rsidR="00000000" w:rsidRPr="00000000">
        <w:rPr>
          <w:b w:val="1"/>
          <w:rtl w:val="0"/>
        </w:rPr>
        <w:t xml:space="preserve">Batch Gradient Descent</w:t>
      </w:r>
      <w:r w:rsidDel="00000000" w:rsidR="00000000" w:rsidRPr="00000000">
        <w:rPr>
          <w:rtl w:val="0"/>
        </w:rPr>
        <w:t xml:space="preserve">:</w:t>
      </w:r>
    </w:p>
    <w:p w:rsidR="00000000" w:rsidDel="00000000" w:rsidP="00000000" w:rsidRDefault="00000000" w:rsidRPr="00000000" w14:paraId="00000675">
      <w:pPr>
        <w:numPr>
          <w:ilvl w:val="1"/>
          <w:numId w:val="125"/>
        </w:numPr>
        <w:ind w:left="1440" w:hanging="360"/>
        <w:rPr/>
      </w:pPr>
      <w:r w:rsidDel="00000000" w:rsidR="00000000" w:rsidRPr="00000000">
        <w:rPr>
          <w:rtl w:val="0"/>
        </w:rPr>
        <w:t xml:space="preserve">Updates cluster centroids by averaging the distances between data points and their assigned cluster.</w:t>
      </w:r>
    </w:p>
    <w:p w:rsidR="00000000" w:rsidDel="00000000" w:rsidP="00000000" w:rsidRDefault="00000000" w:rsidRPr="00000000" w14:paraId="00000676">
      <w:pPr>
        <w:numPr>
          <w:ilvl w:val="0"/>
          <w:numId w:val="125"/>
        </w:numPr>
        <w:ind w:left="720" w:hanging="360"/>
        <w:rPr/>
      </w:pPr>
      <w:r w:rsidDel="00000000" w:rsidR="00000000" w:rsidRPr="00000000">
        <w:rPr>
          <w:b w:val="1"/>
          <w:rtl w:val="0"/>
        </w:rPr>
        <w:t xml:space="preserve">Stochastic Gradient Descent</w:t>
      </w:r>
      <w:r w:rsidDel="00000000" w:rsidR="00000000" w:rsidRPr="00000000">
        <w:rPr>
          <w:rtl w:val="0"/>
        </w:rPr>
        <w:t xml:space="preserve">:</w:t>
      </w:r>
    </w:p>
    <w:p w:rsidR="00000000" w:rsidDel="00000000" w:rsidP="00000000" w:rsidRDefault="00000000" w:rsidRPr="00000000" w14:paraId="00000677">
      <w:pPr>
        <w:numPr>
          <w:ilvl w:val="1"/>
          <w:numId w:val="125"/>
        </w:numPr>
        <w:ind w:left="1440" w:hanging="360"/>
        <w:rPr/>
      </w:pPr>
      <w:r w:rsidDel="00000000" w:rsidR="00000000" w:rsidRPr="00000000">
        <w:rPr>
          <w:rtl w:val="0"/>
        </w:rPr>
        <w:t xml:space="preserve">Adds randomness by updating centroids based on individual points rather than the entire cluster.</w:t>
      </w:r>
    </w:p>
    <w:p w:rsidR="00000000" w:rsidDel="00000000" w:rsidP="00000000" w:rsidRDefault="00000000" w:rsidRPr="00000000" w14:paraId="00000678">
      <w:pPr>
        <w:rPr>
          <w:b w:val="1"/>
        </w:rPr>
      </w:pPr>
      <w:r w:rsidDel="00000000" w:rsidR="00000000" w:rsidRPr="00000000">
        <w:rPr>
          <w:b w:val="1"/>
          <w:rtl w:val="0"/>
        </w:rPr>
        <w:t xml:space="preserve">Insights:</w:t>
      </w:r>
    </w:p>
    <w:p w:rsidR="00000000" w:rsidDel="00000000" w:rsidP="00000000" w:rsidRDefault="00000000" w:rsidRPr="00000000" w14:paraId="00000679">
      <w:pPr>
        <w:numPr>
          <w:ilvl w:val="0"/>
          <w:numId w:val="126"/>
        </w:numPr>
        <w:ind w:left="720" w:hanging="360"/>
        <w:rPr/>
      </w:pPr>
      <w:r w:rsidDel="00000000" w:rsidR="00000000" w:rsidRPr="00000000">
        <w:rPr>
          <w:rtl w:val="0"/>
        </w:rPr>
        <w:t xml:space="preserve">Stochastic updates may be faster for large datasets but can introduce noise, potentially slowing convergence.</w:t>
      </w:r>
    </w:p>
    <w:p w:rsidR="00000000" w:rsidDel="00000000" w:rsidP="00000000" w:rsidRDefault="00000000" w:rsidRPr="00000000" w14:paraId="0000067A">
      <w:pPr>
        <w:numPr>
          <w:ilvl w:val="0"/>
          <w:numId w:val="126"/>
        </w:numPr>
        <w:ind w:left="720" w:hanging="360"/>
        <w:rPr/>
      </w:pPr>
      <w:r w:rsidDel="00000000" w:rsidR="00000000" w:rsidRPr="00000000">
        <w:rPr>
          <w:rtl w:val="0"/>
        </w:rPr>
        <w:t xml:space="preserve">Batch updates are computationally heavier but yield stable solutions.</w:t>
      </w:r>
    </w:p>
    <w:p w:rsidR="00000000" w:rsidDel="00000000" w:rsidP="00000000" w:rsidRDefault="00000000" w:rsidRPr="00000000" w14:paraId="000006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C">
      <w:pPr>
        <w:rPr>
          <w:b w:val="1"/>
        </w:rPr>
      </w:pPr>
      <w:r w:rsidDel="00000000" w:rsidR="00000000" w:rsidRPr="00000000">
        <w:rPr>
          <w:b w:val="1"/>
          <w:rtl w:val="0"/>
        </w:rPr>
        <w:t xml:space="preserve">Overall Insights:</w:t>
      </w:r>
    </w:p>
    <w:p w:rsidR="00000000" w:rsidDel="00000000" w:rsidP="00000000" w:rsidRDefault="00000000" w:rsidRPr="00000000" w14:paraId="0000067D">
      <w:pPr>
        <w:numPr>
          <w:ilvl w:val="0"/>
          <w:numId w:val="127"/>
        </w:numPr>
        <w:ind w:left="720" w:hanging="360"/>
        <w:rPr/>
      </w:pPr>
      <w:r w:rsidDel="00000000" w:rsidR="00000000" w:rsidRPr="00000000">
        <w:rPr>
          <w:b w:val="1"/>
          <w:rtl w:val="0"/>
        </w:rPr>
        <w:t xml:space="preserve">Gaussian Naive Bayes vs Logistic Regression</w:t>
      </w:r>
      <w:r w:rsidDel="00000000" w:rsidR="00000000" w:rsidRPr="00000000">
        <w:rPr>
          <w:rtl w:val="0"/>
        </w:rPr>
        <w:t xml:space="preserve">:</w:t>
      </w:r>
    </w:p>
    <w:p w:rsidR="00000000" w:rsidDel="00000000" w:rsidP="00000000" w:rsidRDefault="00000000" w:rsidRPr="00000000" w14:paraId="0000067E">
      <w:pPr>
        <w:numPr>
          <w:ilvl w:val="1"/>
          <w:numId w:val="127"/>
        </w:numPr>
        <w:ind w:left="1440" w:hanging="360"/>
        <w:rPr/>
      </w:pPr>
      <w:r w:rsidDel="00000000" w:rsidR="00000000" w:rsidRPr="00000000">
        <w:rPr>
          <w:rtl w:val="0"/>
        </w:rPr>
        <w:t xml:space="preserve">GNB is lightweight and interpretable but can falter when independence assumptions fail.</w:t>
      </w:r>
    </w:p>
    <w:p w:rsidR="00000000" w:rsidDel="00000000" w:rsidP="00000000" w:rsidRDefault="00000000" w:rsidRPr="00000000" w14:paraId="0000067F">
      <w:pPr>
        <w:numPr>
          <w:ilvl w:val="1"/>
          <w:numId w:val="127"/>
        </w:numPr>
        <w:ind w:left="1440" w:hanging="360"/>
        <w:rPr/>
      </w:pPr>
      <w:r w:rsidDel="00000000" w:rsidR="00000000" w:rsidRPr="00000000">
        <w:rPr>
          <w:rtl w:val="0"/>
        </w:rPr>
        <w:t xml:space="preserve">Logistic Regression is better for capturing feature relationships but requires more data and computational resources.</w:t>
      </w:r>
    </w:p>
    <w:p w:rsidR="00000000" w:rsidDel="00000000" w:rsidP="00000000" w:rsidRDefault="00000000" w:rsidRPr="00000000" w14:paraId="00000680">
      <w:pPr>
        <w:numPr>
          <w:ilvl w:val="0"/>
          <w:numId w:val="127"/>
        </w:numPr>
        <w:ind w:left="720" w:hanging="360"/>
        <w:rPr/>
      </w:pPr>
      <w:r w:rsidDel="00000000" w:rsidR="00000000" w:rsidRPr="00000000">
        <w:rPr>
          <w:b w:val="1"/>
          <w:rtl w:val="0"/>
        </w:rPr>
        <w:t xml:space="preserve">K-Means Optimization</w:t>
      </w:r>
      <w:r w:rsidDel="00000000" w:rsidR="00000000" w:rsidRPr="00000000">
        <w:rPr>
          <w:rtl w:val="0"/>
        </w:rPr>
        <w:t xml:space="preserve">:</w:t>
      </w:r>
    </w:p>
    <w:p w:rsidR="00000000" w:rsidDel="00000000" w:rsidP="00000000" w:rsidRDefault="00000000" w:rsidRPr="00000000" w14:paraId="00000681">
      <w:pPr>
        <w:numPr>
          <w:ilvl w:val="1"/>
          <w:numId w:val="127"/>
        </w:numPr>
        <w:ind w:left="1440" w:hanging="360"/>
        <w:rPr/>
      </w:pPr>
      <w:r w:rsidDel="00000000" w:rsidR="00000000" w:rsidRPr="00000000">
        <w:rPr>
          <w:rtl w:val="0"/>
        </w:rPr>
        <w:t xml:space="preserve">Gradient descent (batch vs stochastic) methods provide flexibility in solving clustering problems.</w:t>
      </w:r>
    </w:p>
    <w:p w:rsidR="00000000" w:rsidDel="00000000" w:rsidP="00000000" w:rsidRDefault="00000000" w:rsidRPr="00000000" w14:paraId="00000682">
      <w:pPr>
        <w:numPr>
          <w:ilvl w:val="1"/>
          <w:numId w:val="127"/>
        </w:numPr>
        <w:ind w:left="1440" w:hanging="360"/>
        <w:rPr/>
      </w:pPr>
      <w:r w:rsidDel="00000000" w:rsidR="00000000" w:rsidRPr="00000000">
        <w:rPr>
          <w:rtl w:val="0"/>
        </w:rPr>
        <w:t xml:space="preserve">For large-scale problems, stochastic gradient descent is often preferred due to faster updates.</w:t>
      </w:r>
    </w:p>
    <w:p w:rsidR="00000000" w:rsidDel="00000000" w:rsidP="00000000" w:rsidRDefault="00000000" w:rsidRPr="00000000" w14:paraId="00000683">
      <w:pPr>
        <w:numPr>
          <w:ilvl w:val="0"/>
          <w:numId w:val="127"/>
        </w:numPr>
        <w:ind w:left="720" w:hanging="360"/>
        <w:rPr/>
      </w:pPr>
      <w:r w:rsidDel="00000000" w:rsidR="00000000" w:rsidRPr="00000000">
        <w:rPr>
          <w:b w:val="1"/>
          <w:rtl w:val="0"/>
        </w:rPr>
        <w:t xml:space="preserve">Choosing Models</w:t>
      </w:r>
      <w:r w:rsidDel="00000000" w:rsidR="00000000" w:rsidRPr="00000000">
        <w:rPr>
          <w:rtl w:val="0"/>
        </w:rPr>
        <w:t xml:space="preserve">:</w:t>
      </w:r>
    </w:p>
    <w:p w:rsidR="00000000" w:rsidDel="00000000" w:rsidP="00000000" w:rsidRDefault="00000000" w:rsidRPr="00000000" w14:paraId="00000684">
      <w:pPr>
        <w:numPr>
          <w:ilvl w:val="1"/>
          <w:numId w:val="127"/>
        </w:numPr>
        <w:ind w:left="1440" w:hanging="360"/>
        <w:rPr/>
      </w:pPr>
      <w:r w:rsidDel="00000000" w:rsidR="00000000" w:rsidRPr="00000000">
        <w:rPr>
          <w:rtl w:val="0"/>
        </w:rPr>
        <w:t xml:space="preserve">Decision-making depends on:</w:t>
      </w:r>
    </w:p>
    <w:p w:rsidR="00000000" w:rsidDel="00000000" w:rsidP="00000000" w:rsidRDefault="00000000" w:rsidRPr="00000000" w14:paraId="00000685">
      <w:pPr>
        <w:numPr>
          <w:ilvl w:val="2"/>
          <w:numId w:val="127"/>
        </w:numPr>
        <w:ind w:left="2160" w:hanging="360"/>
        <w:rPr/>
      </w:pPr>
      <w:r w:rsidDel="00000000" w:rsidR="00000000" w:rsidRPr="00000000">
        <w:rPr>
          <w:b w:val="1"/>
          <w:rtl w:val="0"/>
        </w:rPr>
        <w:t xml:space="preserve">Data Size</w:t>
      </w:r>
      <w:r w:rsidDel="00000000" w:rsidR="00000000" w:rsidRPr="00000000">
        <w:rPr>
          <w:rtl w:val="0"/>
        </w:rPr>
        <w:t xml:space="preserve">: Smaller datasets favor simpler models (e.g., GNB).</w:t>
      </w:r>
    </w:p>
    <w:p w:rsidR="00000000" w:rsidDel="00000000" w:rsidP="00000000" w:rsidRDefault="00000000" w:rsidRPr="00000000" w14:paraId="00000686">
      <w:pPr>
        <w:numPr>
          <w:ilvl w:val="2"/>
          <w:numId w:val="127"/>
        </w:numPr>
        <w:ind w:left="2160" w:hanging="360"/>
        <w:rPr/>
      </w:pPr>
      <w:r w:rsidDel="00000000" w:rsidR="00000000" w:rsidRPr="00000000">
        <w:rPr>
          <w:b w:val="1"/>
          <w:rtl w:val="0"/>
        </w:rPr>
        <w:t xml:space="preserve">Feature Independence</w:t>
      </w:r>
      <w:r w:rsidDel="00000000" w:rsidR="00000000" w:rsidRPr="00000000">
        <w:rPr>
          <w:rtl w:val="0"/>
        </w:rPr>
        <w:t xml:space="preserve">: When independence assumptions are invalid, discriminative models are better.</w:t>
      </w:r>
    </w:p>
    <w:p w:rsidR="00000000" w:rsidDel="00000000" w:rsidP="00000000" w:rsidRDefault="00000000" w:rsidRPr="00000000" w14:paraId="00000687">
      <w:pPr>
        <w:rPr>
          <w:b w:val="1"/>
        </w:rPr>
      </w:pPr>
      <w:r w:rsidDel="00000000" w:rsidR="00000000" w:rsidRPr="00000000">
        <w:rPr>
          <w:b w:val="1"/>
          <w:rtl w:val="0"/>
        </w:rPr>
        <w:t xml:space="preserve">Solution #7.28: Maximum Likelihood Estimation (MLE)</w:t>
      </w:r>
    </w:p>
    <w:p w:rsidR="00000000" w:rsidDel="00000000" w:rsidP="00000000" w:rsidRDefault="00000000" w:rsidRPr="00000000" w14:paraId="00000688">
      <w:pPr>
        <w:numPr>
          <w:ilvl w:val="0"/>
          <w:numId w:val="128"/>
        </w:numPr>
        <w:ind w:left="720" w:hanging="360"/>
        <w:rPr/>
      </w:pPr>
      <w:r w:rsidDel="00000000" w:rsidR="00000000" w:rsidRPr="00000000">
        <w:rPr>
          <w:b w:val="1"/>
          <w:rtl w:val="0"/>
        </w:rPr>
        <w:t xml:space="preserve">Objective:</w:t>
      </w:r>
      <w:r w:rsidDel="00000000" w:rsidR="00000000" w:rsidRPr="00000000">
        <w:rPr>
          <w:rtl w:val="0"/>
        </w:rPr>
        <w:t xml:space="preserve"> Find the maximum likelihood estimates of the mean (μ\muμ) and variance (σ2\sigma^2σ2) for a Gaussian distribution given nnn i.i.d. observations.</w:t>
      </w:r>
    </w:p>
    <w:p w:rsidR="00000000" w:rsidDel="00000000" w:rsidP="00000000" w:rsidRDefault="00000000" w:rsidRPr="00000000" w14:paraId="00000689">
      <w:pPr>
        <w:numPr>
          <w:ilvl w:val="0"/>
          <w:numId w:val="128"/>
        </w:numPr>
        <w:ind w:left="720" w:hanging="36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68A">
      <w:pPr>
        <w:numPr>
          <w:ilvl w:val="1"/>
          <w:numId w:val="128"/>
        </w:numPr>
        <w:ind w:left="1440" w:hanging="360"/>
        <w:rPr/>
      </w:pPr>
      <w:r w:rsidDel="00000000" w:rsidR="00000000" w:rsidRPr="00000000">
        <w:rPr>
          <w:rtl w:val="0"/>
        </w:rPr>
        <w:t xml:space="preserve">Log-likelihood function for Gaussian distribution is derived.</w:t>
      </w:r>
    </w:p>
    <w:p w:rsidR="00000000" w:rsidDel="00000000" w:rsidP="00000000" w:rsidRDefault="00000000" w:rsidRPr="00000000" w14:paraId="0000068B">
      <w:pPr>
        <w:numPr>
          <w:ilvl w:val="1"/>
          <w:numId w:val="128"/>
        </w:numPr>
        <w:ind w:left="1440" w:hanging="360"/>
        <w:rPr/>
      </w:pPr>
      <w:r w:rsidDel="00000000" w:rsidR="00000000" w:rsidRPr="00000000">
        <w:rPr>
          <w:rtl w:val="0"/>
        </w:rPr>
        <w:t xml:space="preserve">Take the derivative of the log-likelihood with respect to μ\muμ and set it to zero to find:</w:t>
      </w:r>
    </w:p>
    <w:p w:rsidR="00000000" w:rsidDel="00000000" w:rsidP="00000000" w:rsidRDefault="00000000" w:rsidRPr="00000000" w14:paraId="0000068C">
      <w:pPr>
        <w:numPr>
          <w:ilvl w:val="2"/>
          <w:numId w:val="128"/>
        </w:numPr>
        <w:ind w:left="2160" w:hanging="360"/>
        <w:rPr/>
      </w:pPr>
      <w:r w:rsidDel="00000000" w:rsidR="00000000" w:rsidRPr="00000000">
        <w:rPr>
          <w:rtl w:val="0"/>
        </w:rPr>
        <w:t xml:space="preserve">μ^=1n∑i=1nxi\hat{\mu} = \frac{1}{n} \sum_{i=1}^n x_iμ^</w:t>
      </w:r>
      <w:r w:rsidDel="00000000" w:rsidR="00000000" w:rsidRPr="00000000">
        <w:rPr>
          <w:rFonts w:ascii="Arial" w:cs="Arial" w:eastAsia="Arial" w:hAnsi="Arial"/>
          <w:rtl w:val="0"/>
        </w:rPr>
        <w:t xml:space="preserve">​</w:t>
      </w:r>
      <w:r w:rsidDel="00000000" w:rsidR="00000000" w:rsidRPr="00000000">
        <w:rPr>
          <w:rtl w:val="0"/>
        </w:rPr>
        <w:t xml:space="preserve">=n1</w:t>
      </w:r>
      <w:r w:rsidDel="00000000" w:rsidR="00000000" w:rsidRPr="00000000">
        <w:rPr>
          <w:rFonts w:ascii="Arial" w:cs="Arial" w:eastAsia="Arial" w:hAnsi="Arial"/>
          <w:rtl w:val="0"/>
        </w:rPr>
        <w:t xml:space="preserve">​</w:t>
      </w:r>
      <w:r w:rsidDel="00000000" w:rsidR="00000000" w:rsidRPr="00000000">
        <w:rPr>
          <w:rtl w:val="0"/>
        </w:rPr>
        <w:t xml:space="preserve">∑i=1n</w:t>
      </w:r>
      <w:r w:rsidDel="00000000" w:rsidR="00000000" w:rsidRPr="00000000">
        <w:rPr>
          <w:rFonts w:ascii="Arial" w:cs="Arial" w:eastAsia="Arial" w:hAnsi="Arial"/>
          <w:rtl w:val="0"/>
        </w:rPr>
        <w:t xml:space="preserve">​</w:t>
      </w:r>
      <w:r w:rsidDel="00000000" w:rsidR="00000000" w:rsidRPr="00000000">
        <w:rPr>
          <w:rtl w:val="0"/>
        </w:rPr>
        <w:t xml:space="preserve">xi</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68D">
      <w:pPr>
        <w:numPr>
          <w:ilvl w:val="1"/>
          <w:numId w:val="128"/>
        </w:numPr>
        <w:ind w:left="1440" w:hanging="360"/>
        <w:rPr/>
      </w:pPr>
      <w:r w:rsidDel="00000000" w:rsidR="00000000" w:rsidRPr="00000000">
        <w:rPr>
          <w:rtl w:val="0"/>
        </w:rPr>
        <w:t xml:space="preserve">Take the derivative with respect to σ2\sigma^2σ2 to estimate variance:</w:t>
      </w:r>
    </w:p>
    <w:p w:rsidR="00000000" w:rsidDel="00000000" w:rsidP="00000000" w:rsidRDefault="00000000" w:rsidRPr="00000000" w14:paraId="0000068E">
      <w:pPr>
        <w:numPr>
          <w:ilvl w:val="2"/>
          <w:numId w:val="128"/>
        </w:numPr>
        <w:ind w:left="2160" w:hanging="360"/>
        <w:rPr/>
      </w:pPr>
      <w:r w:rsidDel="00000000" w:rsidR="00000000" w:rsidRPr="00000000">
        <w:rPr>
          <w:rtl w:val="0"/>
        </w:rPr>
        <w:t xml:space="preserve">σ2^=1n∑i=1n(xi−μ)2\hat{\sigma^2} = \frac{1}{n} \sum_{i=1}^n (x_i - \mu)^2σ2^=n1</w:t>
      </w:r>
      <w:r w:rsidDel="00000000" w:rsidR="00000000" w:rsidRPr="00000000">
        <w:rPr>
          <w:rFonts w:ascii="Arial" w:cs="Arial" w:eastAsia="Arial" w:hAnsi="Arial"/>
          <w:rtl w:val="0"/>
        </w:rPr>
        <w:t xml:space="preserve">​</w:t>
      </w:r>
      <w:r w:rsidDel="00000000" w:rsidR="00000000" w:rsidRPr="00000000">
        <w:rPr>
          <w:rtl w:val="0"/>
        </w:rPr>
        <w:t xml:space="preserve">∑i=1n</w:t>
      </w:r>
      <w:r w:rsidDel="00000000" w:rsidR="00000000" w:rsidRPr="00000000">
        <w:rPr>
          <w:rFonts w:ascii="Arial" w:cs="Arial" w:eastAsia="Arial" w:hAnsi="Arial"/>
          <w:rtl w:val="0"/>
        </w:rPr>
        <w:t xml:space="preserve">​</w:t>
      </w:r>
      <w:r w:rsidDel="00000000" w:rsidR="00000000" w:rsidRPr="00000000">
        <w:rPr>
          <w:rtl w:val="0"/>
        </w:rPr>
        <w:t xml:space="preserve">(xi</w:t>
      </w:r>
      <w:r w:rsidDel="00000000" w:rsidR="00000000" w:rsidRPr="00000000">
        <w:rPr>
          <w:rFonts w:ascii="Arial" w:cs="Arial" w:eastAsia="Arial" w:hAnsi="Arial"/>
          <w:rtl w:val="0"/>
        </w:rPr>
        <w:t xml:space="preserve">​</w:t>
      </w:r>
      <w:r w:rsidDel="00000000" w:rsidR="00000000" w:rsidRPr="00000000">
        <w:rPr>
          <w:rtl w:val="0"/>
        </w:rPr>
        <w:t xml:space="preserve">−μ)2</w:t>
      </w:r>
    </w:p>
    <w:p w:rsidR="00000000" w:rsidDel="00000000" w:rsidP="00000000" w:rsidRDefault="00000000" w:rsidRPr="00000000" w14:paraId="0000068F">
      <w:pPr>
        <w:numPr>
          <w:ilvl w:val="0"/>
          <w:numId w:val="128"/>
        </w:numPr>
        <w:ind w:left="720" w:hanging="360"/>
        <w:rPr/>
      </w:pPr>
      <w:r w:rsidDel="00000000" w:rsidR="00000000" w:rsidRPr="00000000">
        <w:rPr>
          <w:b w:val="1"/>
          <w:rtl w:val="0"/>
        </w:rPr>
        <w:t xml:space="preserve">Key Insight:</w:t>
      </w:r>
      <w:r w:rsidDel="00000000" w:rsidR="00000000" w:rsidRPr="00000000">
        <w:rPr>
          <w:rtl w:val="0"/>
        </w:rPr>
        <w:t xml:space="preserve"> This method efficiently calculates the parameters that maximize the probability of observing the data.</w:t>
      </w:r>
    </w:p>
    <w:p w:rsidR="00000000" w:rsidDel="00000000" w:rsidP="00000000" w:rsidRDefault="00000000" w:rsidRPr="00000000" w14:paraId="000006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1">
      <w:pPr>
        <w:rPr>
          <w:b w:val="1"/>
        </w:rPr>
      </w:pPr>
      <w:r w:rsidDel="00000000" w:rsidR="00000000" w:rsidRPr="00000000">
        <w:rPr>
          <w:b w:val="1"/>
          <w:rtl w:val="0"/>
        </w:rPr>
        <w:t xml:space="preserve">Solution #7.29: Gaussian Mixture Model (GMM)</w:t>
      </w:r>
    </w:p>
    <w:p w:rsidR="00000000" w:rsidDel="00000000" w:rsidP="00000000" w:rsidRDefault="00000000" w:rsidRPr="00000000" w14:paraId="00000692">
      <w:pPr>
        <w:numPr>
          <w:ilvl w:val="0"/>
          <w:numId w:val="129"/>
        </w:numPr>
        <w:ind w:left="720" w:hanging="360"/>
        <w:rPr/>
      </w:pPr>
      <w:r w:rsidDel="00000000" w:rsidR="00000000" w:rsidRPr="00000000">
        <w:rPr>
          <w:b w:val="1"/>
          <w:rtl w:val="0"/>
        </w:rPr>
        <w:t xml:space="preserve">Objective:</w:t>
      </w:r>
      <w:r w:rsidDel="00000000" w:rsidR="00000000" w:rsidRPr="00000000">
        <w:rPr>
          <w:rtl w:val="0"/>
        </w:rPr>
        <w:t xml:space="preserve"> Use GMM to model data using KKK Gaussian distributions for clustering.</w:t>
      </w:r>
    </w:p>
    <w:p w:rsidR="00000000" w:rsidDel="00000000" w:rsidP="00000000" w:rsidRDefault="00000000" w:rsidRPr="00000000" w14:paraId="00000693">
      <w:pPr>
        <w:numPr>
          <w:ilvl w:val="0"/>
          <w:numId w:val="129"/>
        </w:numPr>
        <w:ind w:left="720" w:hanging="360"/>
        <w:rPr/>
      </w:pPr>
      <w:r w:rsidDel="00000000" w:rsidR="00000000" w:rsidRPr="00000000">
        <w:rPr>
          <w:b w:val="1"/>
          <w:rtl w:val="0"/>
        </w:rPr>
        <w:t xml:space="preserve">Formulae and Explanation:</w:t>
      </w:r>
      <w:r w:rsidDel="00000000" w:rsidR="00000000" w:rsidRPr="00000000">
        <w:rPr>
          <w:rtl w:val="0"/>
        </w:rPr>
      </w:r>
    </w:p>
    <w:p w:rsidR="00000000" w:rsidDel="00000000" w:rsidP="00000000" w:rsidRDefault="00000000" w:rsidRPr="00000000" w14:paraId="00000694">
      <w:pPr>
        <w:numPr>
          <w:ilvl w:val="1"/>
          <w:numId w:val="129"/>
        </w:numPr>
        <w:ind w:left="1440" w:hanging="360"/>
        <w:rPr/>
      </w:pPr>
      <w:r w:rsidDel="00000000" w:rsidR="00000000" w:rsidRPr="00000000">
        <w:rPr>
          <w:rtl w:val="0"/>
        </w:rPr>
        <w:t xml:space="preserve">Probability density: p(x)=∑k=1KπkN(x</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μ</w:t>
      </w:r>
      <w:r w:rsidDel="00000000" w:rsidR="00000000" w:rsidRPr="00000000">
        <w:rPr>
          <w:rtl w:val="0"/>
        </w:rPr>
        <w:t xml:space="preserve">k,</w:t>
      </w:r>
      <w:r w:rsidDel="00000000" w:rsidR="00000000" w:rsidRPr="00000000">
        <w:rPr>
          <w:rFonts w:ascii="Aptos" w:cs="Aptos" w:eastAsia="Aptos" w:hAnsi="Aptos"/>
          <w:rtl w:val="0"/>
        </w:rPr>
        <w:t xml:space="preserve">Σ</w:t>
      </w:r>
      <w:r w:rsidDel="00000000" w:rsidR="00000000" w:rsidRPr="00000000">
        <w:rPr>
          <w:rtl w:val="0"/>
        </w:rPr>
        <w:t xml:space="preserve">k)p(x) = \sum_{k=1}^K \pi_k N(x|\mu_k, \Sigma_k)p(x)=∑k=1K</w:t>
      </w:r>
      <w:r w:rsidDel="00000000" w:rsidR="00000000" w:rsidRPr="00000000">
        <w:rPr>
          <w:rFonts w:ascii="Arial" w:cs="Arial" w:eastAsia="Arial" w:hAnsi="Arial"/>
          <w:rtl w:val="0"/>
        </w:rPr>
        <w:t xml:space="preserve">​</w:t>
      </w:r>
      <w:r w:rsidDel="00000000" w:rsidR="00000000" w:rsidRPr="00000000">
        <w:rPr>
          <w:rtl w:val="0"/>
        </w:rPr>
        <w:t xml:space="preserve">πk</w:t>
      </w:r>
      <w:r w:rsidDel="00000000" w:rsidR="00000000" w:rsidRPr="00000000">
        <w:rPr>
          <w:rFonts w:ascii="Arial" w:cs="Arial" w:eastAsia="Arial" w:hAnsi="Arial"/>
          <w:rtl w:val="0"/>
        </w:rPr>
        <w:t xml:space="preserve">​</w:t>
      </w:r>
      <w:r w:rsidDel="00000000" w:rsidR="00000000" w:rsidRPr="00000000">
        <w:rPr>
          <w:rtl w:val="0"/>
        </w:rPr>
        <w:t xml:space="preserve">N(x</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μ</w:t>
      </w:r>
      <w:r w:rsidDel="00000000" w:rsidR="00000000" w:rsidRPr="00000000">
        <w:rPr>
          <w:rtl w:val="0"/>
        </w:rPr>
        <w:t xml:space="preserve">k</w:t>
      </w:r>
      <w:r w:rsidDel="00000000" w:rsidR="00000000" w:rsidRPr="00000000">
        <w:rPr>
          <w:rFonts w:ascii="Arial" w:cs="Arial" w:eastAsia="Arial" w:hAnsi="Arial"/>
          <w:rtl w:val="0"/>
        </w:rPr>
        <w:t xml:space="preserve">​</w:t>
      </w:r>
      <w:r w:rsidDel="00000000" w:rsidR="00000000" w:rsidRPr="00000000">
        <w:rPr>
          <w:rtl w:val="0"/>
        </w:rPr>
        <w:t xml:space="preserve">,Σk</w:t>
      </w:r>
      <w:r w:rsidDel="00000000" w:rsidR="00000000" w:rsidRPr="00000000">
        <w:rPr>
          <w:rFonts w:ascii="Arial" w:cs="Arial" w:eastAsia="Arial" w:hAnsi="Arial"/>
          <w:rtl w:val="0"/>
        </w:rPr>
        <w:t xml:space="preserve">​</w:t>
      </w:r>
      <w:r w:rsidDel="00000000" w:rsidR="00000000" w:rsidRPr="00000000">
        <w:rPr>
          <w:rtl w:val="0"/>
        </w:rPr>
        <w:t xml:space="preserve">)</w:t>
      </w:r>
    </w:p>
    <w:p w:rsidR="00000000" w:rsidDel="00000000" w:rsidP="00000000" w:rsidRDefault="00000000" w:rsidRPr="00000000" w14:paraId="00000695">
      <w:pPr>
        <w:numPr>
          <w:ilvl w:val="1"/>
          <w:numId w:val="129"/>
        </w:numPr>
        <w:ind w:left="1440" w:hanging="360"/>
        <w:rPr/>
      </w:pPr>
      <w:r w:rsidDel="00000000" w:rsidR="00000000" w:rsidRPr="00000000">
        <w:rPr>
          <w:rtl w:val="0"/>
        </w:rPr>
        <w:t xml:space="preserve">Mixing coefficients (πk\pi_kπk</w:t>
      </w:r>
      <w:r w:rsidDel="00000000" w:rsidR="00000000" w:rsidRPr="00000000">
        <w:rPr>
          <w:rFonts w:ascii="Arial" w:cs="Arial" w:eastAsia="Arial" w:hAnsi="Arial"/>
          <w:rtl w:val="0"/>
        </w:rPr>
        <w:t xml:space="preserve">​</w:t>
      </w:r>
      <w:r w:rsidDel="00000000" w:rsidR="00000000" w:rsidRPr="00000000">
        <w:rPr>
          <w:rtl w:val="0"/>
        </w:rPr>
        <w:t xml:space="preserve">) satisfy ∑πk=1\sum \pi_k = 1∑πk</w:t>
      </w:r>
      <w:r w:rsidDel="00000000" w:rsidR="00000000" w:rsidRPr="00000000">
        <w:rPr>
          <w:rFonts w:ascii="Arial" w:cs="Arial" w:eastAsia="Arial" w:hAnsi="Arial"/>
          <w:rtl w:val="0"/>
        </w:rPr>
        <w:t xml:space="preserve">​</w:t>
      </w:r>
      <w:r w:rsidDel="00000000" w:rsidR="00000000" w:rsidRPr="00000000">
        <w:rPr>
          <w:rtl w:val="0"/>
        </w:rPr>
        <w:t xml:space="preserve">=1.</w:t>
      </w:r>
    </w:p>
    <w:p w:rsidR="00000000" w:rsidDel="00000000" w:rsidP="00000000" w:rsidRDefault="00000000" w:rsidRPr="00000000" w14:paraId="00000696">
      <w:pPr>
        <w:numPr>
          <w:ilvl w:val="1"/>
          <w:numId w:val="129"/>
        </w:numPr>
        <w:ind w:left="1440" w:hanging="360"/>
        <w:rPr/>
      </w:pPr>
      <w:r w:rsidDel="00000000" w:rsidR="00000000" w:rsidRPr="00000000">
        <w:rPr>
          <w:rtl w:val="0"/>
        </w:rPr>
        <w:t xml:space="preserve">Posterior probability of a cluster kkk for a data point xxx: zk=πkN(x</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μ</w:t>
      </w:r>
      <w:r w:rsidDel="00000000" w:rsidR="00000000" w:rsidRPr="00000000">
        <w:rPr>
          <w:rtl w:val="0"/>
        </w:rPr>
        <w:t xml:space="preserve">k,</w:t>
      </w:r>
      <w:r w:rsidDel="00000000" w:rsidR="00000000" w:rsidRPr="00000000">
        <w:rPr>
          <w:rFonts w:ascii="Aptos" w:cs="Aptos" w:eastAsia="Aptos" w:hAnsi="Aptos"/>
          <w:rtl w:val="0"/>
        </w:rPr>
        <w:t xml:space="preserve">Σ</w:t>
      </w:r>
      <w:r w:rsidDel="00000000" w:rsidR="00000000" w:rsidRPr="00000000">
        <w:rPr>
          <w:rtl w:val="0"/>
        </w:rPr>
        <w:t xml:space="preserve">k)</w:t>
      </w:r>
      <w:r w:rsidDel="00000000" w:rsidR="00000000" w:rsidRPr="00000000">
        <w:rPr>
          <w:rFonts w:ascii="Aptos" w:cs="Aptos" w:eastAsia="Aptos" w:hAnsi="Aptos"/>
          <w:rtl w:val="0"/>
        </w:rPr>
        <w:t xml:space="preserve">∑</w:t>
      </w:r>
      <w:r w:rsidDel="00000000" w:rsidR="00000000" w:rsidRPr="00000000">
        <w:rPr>
          <w:rtl w:val="0"/>
        </w:rPr>
        <w:t xml:space="preserve">j=1K</w:t>
      </w:r>
      <w:r w:rsidDel="00000000" w:rsidR="00000000" w:rsidRPr="00000000">
        <w:rPr>
          <w:rFonts w:ascii="Aptos" w:cs="Aptos" w:eastAsia="Aptos" w:hAnsi="Aptos"/>
          <w:rtl w:val="0"/>
        </w:rPr>
        <w:t xml:space="preserve">π</w:t>
      </w:r>
      <w:r w:rsidDel="00000000" w:rsidR="00000000" w:rsidRPr="00000000">
        <w:rPr>
          <w:rtl w:val="0"/>
        </w:rPr>
        <w:t xml:space="preserve">jN(x</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μ</w:t>
      </w:r>
      <w:r w:rsidDel="00000000" w:rsidR="00000000" w:rsidRPr="00000000">
        <w:rPr>
          <w:rtl w:val="0"/>
        </w:rPr>
        <w:t xml:space="preserve">j,</w:t>
      </w:r>
      <w:r w:rsidDel="00000000" w:rsidR="00000000" w:rsidRPr="00000000">
        <w:rPr>
          <w:rFonts w:ascii="Aptos" w:cs="Aptos" w:eastAsia="Aptos" w:hAnsi="Aptos"/>
          <w:rtl w:val="0"/>
        </w:rPr>
        <w:t xml:space="preserve">Σ</w:t>
      </w:r>
      <w:r w:rsidDel="00000000" w:rsidR="00000000" w:rsidRPr="00000000">
        <w:rPr>
          <w:rtl w:val="0"/>
        </w:rPr>
        <w:t xml:space="preserve">j)z_k = \frac{\pi_k N(x|\mu_k, \Sigma_k)}{\sum_{j=1}^K \pi_j N(x|\mu_j, \Sigma_j)}zk</w:t>
      </w:r>
      <w:r w:rsidDel="00000000" w:rsidR="00000000" w:rsidRPr="00000000">
        <w:rPr>
          <w:rFonts w:ascii="Arial" w:cs="Arial" w:eastAsia="Arial" w:hAnsi="Arial"/>
          <w:rtl w:val="0"/>
        </w:rPr>
        <w:t xml:space="preserve">​</w:t>
      </w:r>
      <w:r w:rsidDel="00000000" w:rsidR="00000000" w:rsidRPr="00000000">
        <w:rPr>
          <w:rtl w:val="0"/>
        </w:rPr>
        <w:t xml:space="preserve">=∑j=1K</w:t>
      </w:r>
      <w:r w:rsidDel="00000000" w:rsidR="00000000" w:rsidRPr="00000000">
        <w:rPr>
          <w:rFonts w:ascii="Arial" w:cs="Arial" w:eastAsia="Arial" w:hAnsi="Arial"/>
          <w:rtl w:val="0"/>
        </w:rPr>
        <w:t xml:space="preserve">​</w:t>
      </w:r>
      <w:r w:rsidDel="00000000" w:rsidR="00000000" w:rsidRPr="00000000">
        <w:rPr>
          <w:rtl w:val="0"/>
        </w:rPr>
        <w:t xml:space="preserve">πj</w:t>
      </w:r>
      <w:r w:rsidDel="00000000" w:rsidR="00000000" w:rsidRPr="00000000">
        <w:rPr>
          <w:rFonts w:ascii="Arial" w:cs="Arial" w:eastAsia="Arial" w:hAnsi="Arial"/>
          <w:rtl w:val="0"/>
        </w:rPr>
        <w:t xml:space="preserve">​</w:t>
      </w:r>
      <w:r w:rsidDel="00000000" w:rsidR="00000000" w:rsidRPr="00000000">
        <w:rPr>
          <w:rtl w:val="0"/>
        </w:rPr>
        <w:t xml:space="preserve">N(x</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μ</w:t>
      </w:r>
      <w:r w:rsidDel="00000000" w:rsidR="00000000" w:rsidRPr="00000000">
        <w:rPr>
          <w:rtl w:val="0"/>
        </w:rPr>
        <w:t xml:space="preserve">j</w:t>
      </w:r>
      <w:r w:rsidDel="00000000" w:rsidR="00000000" w:rsidRPr="00000000">
        <w:rPr>
          <w:rFonts w:ascii="Arial" w:cs="Arial" w:eastAsia="Arial" w:hAnsi="Arial"/>
          <w:rtl w:val="0"/>
        </w:rPr>
        <w:t xml:space="preserve">​</w:t>
      </w:r>
      <w:r w:rsidDel="00000000" w:rsidR="00000000" w:rsidRPr="00000000">
        <w:rPr>
          <w:rtl w:val="0"/>
        </w:rPr>
        <w:t xml:space="preserve">,Σj</w:t>
      </w:r>
      <w:r w:rsidDel="00000000" w:rsidR="00000000" w:rsidRPr="00000000">
        <w:rPr>
          <w:rFonts w:ascii="Arial" w:cs="Arial" w:eastAsia="Arial" w:hAnsi="Arial"/>
          <w:rtl w:val="0"/>
        </w:rPr>
        <w:t xml:space="preserve">​</w:t>
      </w:r>
      <w:r w:rsidDel="00000000" w:rsidR="00000000" w:rsidRPr="00000000">
        <w:rPr>
          <w:rtl w:val="0"/>
        </w:rPr>
        <w:t xml:space="preserve">)πk</w:t>
      </w:r>
      <w:r w:rsidDel="00000000" w:rsidR="00000000" w:rsidRPr="00000000">
        <w:rPr>
          <w:rFonts w:ascii="Arial" w:cs="Arial" w:eastAsia="Arial" w:hAnsi="Arial"/>
          <w:rtl w:val="0"/>
        </w:rPr>
        <w:t xml:space="preserve">​</w:t>
      </w:r>
      <w:r w:rsidDel="00000000" w:rsidR="00000000" w:rsidRPr="00000000">
        <w:rPr>
          <w:rtl w:val="0"/>
        </w:rPr>
        <w:t xml:space="preserve">N(x</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μ</w:t>
      </w:r>
      <w:r w:rsidDel="00000000" w:rsidR="00000000" w:rsidRPr="00000000">
        <w:rPr>
          <w:rtl w:val="0"/>
        </w:rPr>
        <w:t xml:space="preserve">k</w:t>
      </w:r>
      <w:r w:rsidDel="00000000" w:rsidR="00000000" w:rsidRPr="00000000">
        <w:rPr>
          <w:rFonts w:ascii="Arial" w:cs="Arial" w:eastAsia="Arial" w:hAnsi="Arial"/>
          <w:rtl w:val="0"/>
        </w:rPr>
        <w:t xml:space="preserve">​</w:t>
      </w:r>
      <w:r w:rsidDel="00000000" w:rsidR="00000000" w:rsidRPr="00000000">
        <w:rPr>
          <w:rtl w:val="0"/>
        </w:rPr>
        <w:t xml:space="preserve">,Σk</w:t>
      </w:r>
      <w:r w:rsidDel="00000000" w:rsidR="00000000" w:rsidRPr="00000000">
        <w:rPr>
          <w:rFonts w:ascii="Arial" w:cs="Arial" w:eastAsia="Arial" w:hAnsi="Arial"/>
          <w:rtl w:val="0"/>
        </w:rPr>
        <w:t xml:space="preserve">​</w:t>
      </w:r>
      <w:r w:rsidDel="00000000" w:rsidR="00000000" w:rsidRPr="00000000">
        <w:rPr>
          <w:rtl w:val="0"/>
        </w:rPr>
        <w:t xml:space="preserve">)</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697">
      <w:pPr>
        <w:numPr>
          <w:ilvl w:val="1"/>
          <w:numId w:val="129"/>
        </w:numPr>
        <w:ind w:left="1440" w:hanging="360"/>
        <w:rPr/>
      </w:pPr>
      <w:r w:rsidDel="00000000" w:rsidR="00000000" w:rsidRPr="00000000">
        <w:rPr>
          <w:rtl w:val="0"/>
        </w:rPr>
        <w:t xml:space="preserve">Log-likelihood: log</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p(</w:t>
      </w:r>
      <w:r w:rsidDel="00000000" w:rsidR="00000000" w:rsidRPr="00000000">
        <w:rPr>
          <w:rFonts w:ascii="Aptos" w:cs="Aptos" w:eastAsia="Aptos" w:hAnsi="Aptos"/>
          <w:rtl w:val="0"/>
        </w:rPr>
        <w:t xml:space="preserve">θ</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w:t>
      </w:r>
      <w:r w:rsidDel="00000000" w:rsidR="00000000" w:rsidRPr="00000000">
        <w:rPr>
          <w:rFonts w:ascii="Aptos" w:cs="Aptos" w:eastAsia="Aptos" w:hAnsi="Aptos"/>
          <w:rtl w:val="0"/>
        </w:rPr>
        <w:t xml:space="preserve">∑</w:t>
      </w:r>
      <w:r w:rsidDel="00000000" w:rsidR="00000000" w:rsidRPr="00000000">
        <w:rPr>
          <w:rtl w:val="0"/>
        </w:rPr>
        <w:t xml:space="preserve">i=1nlog</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k=1K</w:t>
      </w:r>
      <w:r w:rsidDel="00000000" w:rsidR="00000000" w:rsidRPr="00000000">
        <w:rPr>
          <w:rFonts w:ascii="Aptos" w:cs="Aptos" w:eastAsia="Aptos" w:hAnsi="Aptos"/>
          <w:rtl w:val="0"/>
        </w:rPr>
        <w:t xml:space="preserve">π</w:t>
      </w:r>
      <w:r w:rsidDel="00000000" w:rsidR="00000000" w:rsidRPr="00000000">
        <w:rPr>
          <w:rtl w:val="0"/>
        </w:rPr>
        <w:t xml:space="preserve">kN(xi</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μ</w:t>
      </w:r>
      <w:r w:rsidDel="00000000" w:rsidR="00000000" w:rsidRPr="00000000">
        <w:rPr>
          <w:rtl w:val="0"/>
        </w:rPr>
        <w:t xml:space="preserve">k,</w:t>
      </w:r>
      <w:r w:rsidDel="00000000" w:rsidR="00000000" w:rsidRPr="00000000">
        <w:rPr>
          <w:rFonts w:ascii="Aptos" w:cs="Aptos" w:eastAsia="Aptos" w:hAnsi="Aptos"/>
          <w:rtl w:val="0"/>
        </w:rPr>
        <w:t xml:space="preserve">Σ</w:t>
      </w:r>
      <w:r w:rsidDel="00000000" w:rsidR="00000000" w:rsidRPr="00000000">
        <w:rPr>
          <w:rtl w:val="0"/>
        </w:rPr>
        <w:t xml:space="preserve">k)\log p(\theta|X) = \sum_{i=1}^n \log \sum_{k=1}^K \pi_k N(x_i|\mu_k, \Sigma_k)logp(θ</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X)=∑i=1n</w:t>
      </w:r>
      <w:r w:rsidDel="00000000" w:rsidR="00000000" w:rsidRPr="00000000">
        <w:rPr>
          <w:rFonts w:ascii="Arial" w:cs="Arial" w:eastAsia="Arial" w:hAnsi="Arial"/>
          <w:rtl w:val="0"/>
        </w:rPr>
        <w:t xml:space="preserve">​</w:t>
      </w:r>
      <w:r w:rsidDel="00000000" w:rsidR="00000000" w:rsidRPr="00000000">
        <w:rPr>
          <w:rtl w:val="0"/>
        </w:rPr>
        <w:t xml:space="preserve">log∑k=1K</w:t>
      </w:r>
      <w:r w:rsidDel="00000000" w:rsidR="00000000" w:rsidRPr="00000000">
        <w:rPr>
          <w:rFonts w:ascii="Arial" w:cs="Arial" w:eastAsia="Arial" w:hAnsi="Arial"/>
          <w:rtl w:val="0"/>
        </w:rPr>
        <w:t xml:space="preserve">​</w:t>
      </w:r>
      <w:r w:rsidDel="00000000" w:rsidR="00000000" w:rsidRPr="00000000">
        <w:rPr>
          <w:rtl w:val="0"/>
        </w:rPr>
        <w:t xml:space="preserve">πk</w:t>
      </w:r>
      <w:r w:rsidDel="00000000" w:rsidR="00000000" w:rsidRPr="00000000">
        <w:rPr>
          <w:rFonts w:ascii="Arial" w:cs="Arial" w:eastAsia="Arial" w:hAnsi="Arial"/>
          <w:rtl w:val="0"/>
        </w:rPr>
        <w:t xml:space="preserve">​</w:t>
      </w:r>
      <w:r w:rsidDel="00000000" w:rsidR="00000000" w:rsidRPr="00000000">
        <w:rPr>
          <w:rtl w:val="0"/>
        </w:rPr>
        <w:t xml:space="preserve">N(xi</w:t>
      </w:r>
      <w:r w:rsidDel="00000000" w:rsidR="00000000" w:rsidRPr="00000000">
        <w:rPr>
          <w:rFonts w:ascii="Arial" w:cs="Arial" w:eastAsia="Arial" w:hAnsi="Arial"/>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μ</w:t>
      </w:r>
      <w:r w:rsidDel="00000000" w:rsidR="00000000" w:rsidRPr="00000000">
        <w:rPr>
          <w:rtl w:val="0"/>
        </w:rPr>
        <w:t xml:space="preserve">k</w:t>
      </w:r>
      <w:r w:rsidDel="00000000" w:rsidR="00000000" w:rsidRPr="00000000">
        <w:rPr>
          <w:rFonts w:ascii="Arial" w:cs="Arial" w:eastAsia="Arial" w:hAnsi="Arial"/>
          <w:rtl w:val="0"/>
        </w:rPr>
        <w:t xml:space="preserve">​</w:t>
      </w:r>
      <w:r w:rsidDel="00000000" w:rsidR="00000000" w:rsidRPr="00000000">
        <w:rPr>
          <w:rtl w:val="0"/>
        </w:rPr>
        <w:t xml:space="preserve">,Σk</w:t>
      </w:r>
      <w:r w:rsidDel="00000000" w:rsidR="00000000" w:rsidRPr="00000000">
        <w:rPr>
          <w:rFonts w:ascii="Arial" w:cs="Arial" w:eastAsia="Arial" w:hAnsi="Arial"/>
          <w:rtl w:val="0"/>
        </w:rPr>
        <w:t xml:space="preserve">​</w:t>
      </w:r>
      <w:r w:rsidDel="00000000" w:rsidR="00000000" w:rsidRPr="00000000">
        <w:rPr>
          <w:rtl w:val="0"/>
        </w:rPr>
        <w:t xml:space="preserve">)</w:t>
      </w:r>
    </w:p>
    <w:p w:rsidR="00000000" w:rsidDel="00000000" w:rsidP="00000000" w:rsidRDefault="00000000" w:rsidRPr="00000000" w14:paraId="00000698">
      <w:pPr>
        <w:numPr>
          <w:ilvl w:val="0"/>
          <w:numId w:val="129"/>
        </w:numPr>
        <w:ind w:left="720" w:hanging="360"/>
        <w:rPr/>
      </w:pPr>
      <w:r w:rsidDel="00000000" w:rsidR="00000000" w:rsidRPr="00000000">
        <w:rPr>
          <w:b w:val="1"/>
          <w:rtl w:val="0"/>
        </w:rPr>
        <w:t xml:space="preserve">Method:</w:t>
      </w:r>
      <w:r w:rsidDel="00000000" w:rsidR="00000000" w:rsidRPr="00000000">
        <w:rPr>
          <w:rtl w:val="0"/>
        </w:rPr>
        <w:t xml:space="preserve"> Parameters are optimized using the Expectation-Maximization (EM) algorithm.</w:t>
      </w:r>
    </w:p>
    <w:p w:rsidR="00000000" w:rsidDel="00000000" w:rsidP="00000000" w:rsidRDefault="00000000" w:rsidRPr="00000000" w14:paraId="00000699">
      <w:pPr>
        <w:numPr>
          <w:ilvl w:val="0"/>
          <w:numId w:val="129"/>
        </w:numPr>
        <w:ind w:left="720" w:hanging="360"/>
        <w:rPr/>
      </w:pPr>
      <w:r w:rsidDel="00000000" w:rsidR="00000000" w:rsidRPr="00000000">
        <w:rPr>
          <w:b w:val="1"/>
          <w:rtl w:val="0"/>
        </w:rPr>
        <w:t xml:space="preserve">Application:</w:t>
      </w:r>
      <w:r w:rsidDel="00000000" w:rsidR="00000000" w:rsidRPr="00000000">
        <w:rPr>
          <w:rtl w:val="0"/>
        </w:rPr>
        <w:t xml:space="preserve"> After training, posterior probabilities for new data points indicate whether they belong to existing clusters, helping identify anomalies or fraud.</w:t>
      </w:r>
    </w:p>
    <w:p w:rsidR="00000000" w:rsidDel="00000000" w:rsidP="00000000" w:rsidRDefault="00000000" w:rsidRPr="00000000" w14:paraId="000006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B">
      <w:pPr>
        <w:rPr>
          <w:b w:val="1"/>
        </w:rPr>
      </w:pPr>
      <w:r w:rsidDel="00000000" w:rsidR="00000000" w:rsidRPr="00000000">
        <w:rPr>
          <w:b w:val="1"/>
          <w:rtl w:val="0"/>
        </w:rPr>
        <w:t xml:space="preserve">Insights:</w:t>
      </w:r>
    </w:p>
    <w:p w:rsidR="00000000" w:rsidDel="00000000" w:rsidP="00000000" w:rsidRDefault="00000000" w:rsidRPr="00000000" w14:paraId="0000069C">
      <w:pPr>
        <w:numPr>
          <w:ilvl w:val="0"/>
          <w:numId w:val="130"/>
        </w:numPr>
        <w:ind w:left="720" w:hanging="360"/>
        <w:rPr/>
      </w:pPr>
      <w:r w:rsidDel="00000000" w:rsidR="00000000" w:rsidRPr="00000000">
        <w:rPr>
          <w:b w:val="1"/>
          <w:rtl w:val="0"/>
        </w:rPr>
        <w:t xml:space="preserve">Solution #7.28</w:t>
      </w:r>
      <w:r w:rsidDel="00000000" w:rsidR="00000000" w:rsidRPr="00000000">
        <w:rPr>
          <w:rtl w:val="0"/>
        </w:rPr>
        <w:t xml:space="preserve"> provides the foundation for parameter estimation in Gaussian distributions using MLE.</w:t>
      </w:r>
    </w:p>
    <w:p w:rsidR="00000000" w:rsidDel="00000000" w:rsidP="00000000" w:rsidRDefault="00000000" w:rsidRPr="00000000" w14:paraId="0000069D">
      <w:pPr>
        <w:numPr>
          <w:ilvl w:val="0"/>
          <w:numId w:val="130"/>
        </w:numPr>
        <w:ind w:left="720" w:hanging="360"/>
        <w:rPr/>
      </w:pPr>
      <w:r w:rsidDel="00000000" w:rsidR="00000000" w:rsidRPr="00000000">
        <w:rPr>
          <w:b w:val="1"/>
          <w:rtl w:val="0"/>
        </w:rPr>
        <w:t xml:space="preserve">Solution #7.29</w:t>
      </w:r>
      <w:r w:rsidDel="00000000" w:rsidR="00000000" w:rsidRPr="00000000">
        <w:rPr>
          <w:rtl w:val="0"/>
        </w:rPr>
        <w:t xml:space="preserve"> extends Gaussian concepts into clustering, with applications in anomaly detection and classification.</w:t>
      </w:r>
    </w:p>
    <w:p w:rsidR="00000000" w:rsidDel="00000000" w:rsidP="00000000" w:rsidRDefault="00000000" w:rsidRPr="00000000" w14:paraId="0000069E">
      <w:pPr>
        <w:rPr>
          <w:b w:val="1"/>
        </w:rPr>
      </w:pPr>
      <w:r w:rsidDel="00000000" w:rsidR="00000000" w:rsidRPr="00000000">
        <w:rPr>
          <w:b w:val="1"/>
          <w:rtl w:val="0"/>
        </w:rPr>
        <w:t xml:space="preserve">Solution #7.30: Understanding and Modeling Churn</w:t>
      </w:r>
    </w:p>
    <w:p w:rsidR="00000000" w:rsidDel="00000000" w:rsidP="00000000" w:rsidRDefault="00000000" w:rsidRPr="00000000" w14:paraId="0000069F">
      <w:pPr>
        <w:rPr>
          <w:b w:val="1"/>
        </w:rPr>
      </w:pPr>
      <w:r w:rsidDel="00000000" w:rsidR="00000000" w:rsidRPr="00000000">
        <w:rPr>
          <w:b w:val="1"/>
          <w:rtl w:val="0"/>
        </w:rPr>
        <w:t xml:space="preserve">Step 1: Clarify What Churn Is and Why It’s Important</w:t>
      </w:r>
    </w:p>
    <w:p w:rsidR="00000000" w:rsidDel="00000000" w:rsidP="00000000" w:rsidRDefault="00000000" w:rsidRPr="00000000" w14:paraId="000006A0">
      <w:pPr>
        <w:numPr>
          <w:ilvl w:val="0"/>
          <w:numId w:val="131"/>
        </w:numPr>
        <w:ind w:left="720" w:hanging="360"/>
        <w:rPr/>
      </w:pPr>
      <w:r w:rsidDel="00000000" w:rsidR="00000000" w:rsidRPr="00000000">
        <w:rPr>
          <w:b w:val="1"/>
          <w:rtl w:val="0"/>
        </w:rPr>
        <w:t xml:space="preserve">Definition</w:t>
      </w:r>
      <w:r w:rsidDel="00000000" w:rsidR="00000000" w:rsidRPr="00000000">
        <w:rPr>
          <w:rtl w:val="0"/>
        </w:rPr>
        <w:t xml:space="preserve">: Churn represents the loss of users over time on a platform.</w:t>
      </w:r>
    </w:p>
    <w:p w:rsidR="00000000" w:rsidDel="00000000" w:rsidP="00000000" w:rsidRDefault="00000000" w:rsidRPr="00000000" w14:paraId="000006A1">
      <w:pPr>
        <w:numPr>
          <w:ilvl w:val="0"/>
          <w:numId w:val="131"/>
        </w:numPr>
        <w:ind w:left="720" w:hanging="360"/>
        <w:rPr/>
      </w:pPr>
      <w:r w:rsidDel="00000000" w:rsidR="00000000" w:rsidRPr="00000000">
        <w:rPr>
          <w:b w:val="1"/>
          <w:rtl w:val="0"/>
        </w:rPr>
        <w:t xml:space="preserve">Robinhood Example</w:t>
      </w:r>
      <w:r w:rsidDel="00000000" w:rsidR="00000000" w:rsidRPr="00000000">
        <w:rPr>
          <w:rtl w:val="0"/>
        </w:rPr>
        <w:t xml:space="preserve">:</w:t>
      </w:r>
    </w:p>
    <w:p w:rsidR="00000000" w:rsidDel="00000000" w:rsidP="00000000" w:rsidRDefault="00000000" w:rsidRPr="00000000" w14:paraId="000006A2">
      <w:pPr>
        <w:numPr>
          <w:ilvl w:val="1"/>
          <w:numId w:val="131"/>
        </w:numPr>
        <w:ind w:left="1440" w:hanging="360"/>
        <w:rPr/>
      </w:pPr>
      <w:r w:rsidDel="00000000" w:rsidR="00000000" w:rsidRPr="00000000">
        <w:rPr>
          <w:rtl w:val="0"/>
        </w:rPr>
        <w:t xml:space="preserve">Churned users may stop trading or maintaining account balances.</w:t>
      </w:r>
    </w:p>
    <w:p w:rsidR="00000000" w:rsidDel="00000000" w:rsidP="00000000" w:rsidRDefault="00000000" w:rsidRPr="00000000" w14:paraId="000006A3">
      <w:pPr>
        <w:numPr>
          <w:ilvl w:val="1"/>
          <w:numId w:val="131"/>
        </w:numPr>
        <w:ind w:left="1440" w:hanging="360"/>
        <w:rPr/>
      </w:pPr>
      <w:r w:rsidDel="00000000" w:rsidR="00000000" w:rsidRPr="00000000">
        <w:rPr>
          <w:rtl w:val="0"/>
        </w:rPr>
        <w:t xml:space="preserve">Loss of revenue for Robinhood could come from inactive users no longer utilizing Robinhood Gold memberships or having negligible account activity.</w:t>
      </w:r>
    </w:p>
    <w:p w:rsidR="00000000" w:rsidDel="00000000" w:rsidP="00000000" w:rsidRDefault="00000000" w:rsidRPr="00000000" w14:paraId="000006A4">
      <w:pPr>
        <w:numPr>
          <w:ilvl w:val="0"/>
          <w:numId w:val="131"/>
        </w:numPr>
        <w:ind w:left="720" w:hanging="360"/>
        <w:rPr/>
      </w:pPr>
      <w:r w:rsidDel="00000000" w:rsidR="00000000" w:rsidRPr="00000000">
        <w:rPr>
          <w:b w:val="1"/>
          <w:rtl w:val="0"/>
        </w:rPr>
        <w:t xml:space="preserve">Impact</w:t>
      </w:r>
      <w:r w:rsidDel="00000000" w:rsidR="00000000" w:rsidRPr="00000000">
        <w:rPr>
          <w:rtl w:val="0"/>
        </w:rPr>
        <w:t xml:space="preserve">:</w:t>
      </w:r>
    </w:p>
    <w:p w:rsidR="00000000" w:rsidDel="00000000" w:rsidP="00000000" w:rsidRDefault="00000000" w:rsidRPr="00000000" w14:paraId="000006A5">
      <w:pPr>
        <w:numPr>
          <w:ilvl w:val="1"/>
          <w:numId w:val="131"/>
        </w:numPr>
        <w:ind w:left="1440" w:hanging="360"/>
        <w:rPr/>
      </w:pPr>
      <w:r w:rsidDel="00000000" w:rsidR="00000000" w:rsidRPr="00000000">
        <w:rPr>
          <w:rtl w:val="0"/>
        </w:rPr>
        <w:t xml:space="preserve">Even small monthly churn rates can compound into significant yearly losses.</w:t>
      </w:r>
    </w:p>
    <w:p w:rsidR="00000000" w:rsidDel="00000000" w:rsidP="00000000" w:rsidRDefault="00000000" w:rsidRPr="00000000" w14:paraId="000006A6">
      <w:pPr>
        <w:numPr>
          <w:ilvl w:val="1"/>
          <w:numId w:val="131"/>
        </w:numPr>
        <w:ind w:left="1440" w:hanging="360"/>
        <w:rPr/>
      </w:pPr>
      <w:r w:rsidDel="00000000" w:rsidR="00000000" w:rsidRPr="00000000">
        <w:rPr>
          <w:rtl w:val="0"/>
        </w:rPr>
        <w:t xml:space="preserve">Acquiring new users is costlier than retaining current ones, so high churn rates can pressure businesses to allocate more resources for acquisition.</w:t>
      </w:r>
    </w:p>
    <w:p w:rsidR="00000000" w:rsidDel="00000000" w:rsidP="00000000" w:rsidRDefault="00000000" w:rsidRPr="00000000" w14:paraId="000006A7">
      <w:pPr>
        <w:rPr>
          <w:b w:val="1"/>
        </w:rPr>
      </w:pPr>
      <w:r w:rsidDel="00000000" w:rsidR="00000000" w:rsidRPr="00000000">
        <w:rPr>
          <w:b w:val="1"/>
          <w:rtl w:val="0"/>
        </w:rPr>
        <w:t xml:space="preserve">Step 2: Modeling Considerations</w:t>
      </w:r>
    </w:p>
    <w:p w:rsidR="00000000" w:rsidDel="00000000" w:rsidP="00000000" w:rsidRDefault="00000000" w:rsidRPr="00000000" w14:paraId="000006A8">
      <w:pPr>
        <w:numPr>
          <w:ilvl w:val="0"/>
          <w:numId w:val="132"/>
        </w:numPr>
        <w:ind w:left="720" w:hanging="360"/>
        <w:rPr/>
      </w:pPr>
      <w:r w:rsidDel="00000000" w:rsidR="00000000" w:rsidRPr="00000000">
        <w:rPr>
          <w:b w:val="1"/>
          <w:rtl w:val="0"/>
        </w:rPr>
        <w:t xml:space="preserve">Purpose of Modeling</w:t>
      </w:r>
      <w:r w:rsidDel="00000000" w:rsidR="00000000" w:rsidRPr="00000000">
        <w:rPr>
          <w:rtl w:val="0"/>
        </w:rPr>
        <w:t xml:space="preserve">:</w:t>
      </w:r>
    </w:p>
    <w:p w:rsidR="00000000" w:rsidDel="00000000" w:rsidP="00000000" w:rsidRDefault="00000000" w:rsidRPr="00000000" w14:paraId="000006A9">
      <w:pPr>
        <w:numPr>
          <w:ilvl w:val="1"/>
          <w:numId w:val="132"/>
        </w:numPr>
        <w:ind w:left="1440" w:hanging="360"/>
        <w:rPr/>
      </w:pPr>
      <w:r w:rsidDel="00000000" w:rsidR="00000000" w:rsidRPr="00000000">
        <w:rPr>
          <w:rtl w:val="0"/>
        </w:rPr>
        <w:t xml:space="preserve">Identify customers likely to churn.</w:t>
      </w:r>
    </w:p>
    <w:p w:rsidR="00000000" w:rsidDel="00000000" w:rsidP="00000000" w:rsidRDefault="00000000" w:rsidRPr="00000000" w14:paraId="000006AA">
      <w:pPr>
        <w:numPr>
          <w:ilvl w:val="1"/>
          <w:numId w:val="132"/>
        </w:numPr>
        <w:ind w:left="1440" w:hanging="360"/>
        <w:rPr/>
      </w:pPr>
      <w:r w:rsidDel="00000000" w:rsidR="00000000" w:rsidRPr="00000000">
        <w:rPr>
          <w:rtl w:val="0"/>
        </w:rPr>
        <w:t xml:space="preserve">Aid in designing targeted retention strategies or campaigns.</w:t>
      </w:r>
    </w:p>
    <w:p w:rsidR="00000000" w:rsidDel="00000000" w:rsidP="00000000" w:rsidRDefault="00000000" w:rsidRPr="00000000" w14:paraId="000006AB">
      <w:pPr>
        <w:numPr>
          <w:ilvl w:val="0"/>
          <w:numId w:val="132"/>
        </w:numPr>
        <w:ind w:left="720" w:hanging="360"/>
        <w:rPr/>
      </w:pPr>
      <w:r w:rsidDel="00000000" w:rsidR="00000000" w:rsidRPr="00000000">
        <w:rPr>
          <w:b w:val="1"/>
          <w:rtl w:val="0"/>
        </w:rPr>
        <w:t xml:space="preserve">Key Factors for Model Selection</w:t>
      </w:r>
      <w:r w:rsidDel="00000000" w:rsidR="00000000" w:rsidRPr="00000000">
        <w:rPr>
          <w:rtl w:val="0"/>
        </w:rPr>
        <w:t xml:space="preserve">:</w:t>
      </w:r>
    </w:p>
    <w:p w:rsidR="00000000" w:rsidDel="00000000" w:rsidP="00000000" w:rsidRDefault="00000000" w:rsidRPr="00000000" w14:paraId="000006AC">
      <w:pPr>
        <w:numPr>
          <w:ilvl w:val="1"/>
          <w:numId w:val="132"/>
        </w:numPr>
        <w:ind w:left="1440" w:hanging="360"/>
        <w:rPr/>
      </w:pPr>
      <w:r w:rsidDel="00000000" w:rsidR="00000000" w:rsidRPr="00000000">
        <w:rPr>
          <w:b w:val="1"/>
          <w:rtl w:val="0"/>
        </w:rPr>
        <w:t xml:space="preserve">Explainability</w:t>
      </w:r>
      <w:r w:rsidDel="00000000" w:rsidR="00000000" w:rsidRPr="00000000">
        <w:rPr>
          <w:rtl w:val="0"/>
        </w:rPr>
        <w:t xml:space="preserve">:</w:t>
      </w:r>
    </w:p>
    <w:p w:rsidR="00000000" w:rsidDel="00000000" w:rsidP="00000000" w:rsidRDefault="00000000" w:rsidRPr="00000000" w14:paraId="000006AD">
      <w:pPr>
        <w:numPr>
          <w:ilvl w:val="2"/>
          <w:numId w:val="132"/>
        </w:numPr>
        <w:ind w:left="2160" w:hanging="360"/>
        <w:rPr/>
      </w:pPr>
      <w:r w:rsidDel="00000000" w:rsidR="00000000" w:rsidRPr="00000000">
        <w:rPr>
          <w:rtl w:val="0"/>
        </w:rPr>
        <w:t xml:space="preserve">If stakeholders need to understand the factors driving churn, interpretable models like decision trees, random forests, or logistic regression should be used.</w:t>
      </w:r>
    </w:p>
    <w:p w:rsidR="00000000" w:rsidDel="00000000" w:rsidP="00000000" w:rsidRDefault="00000000" w:rsidRPr="00000000" w14:paraId="000006AE">
      <w:pPr>
        <w:numPr>
          <w:ilvl w:val="2"/>
          <w:numId w:val="132"/>
        </w:numPr>
        <w:ind w:left="2160" w:hanging="360"/>
        <w:rPr/>
      </w:pPr>
      <w:r w:rsidDel="00000000" w:rsidR="00000000" w:rsidRPr="00000000">
        <w:rPr>
          <w:rtl w:val="0"/>
        </w:rPr>
        <w:t xml:space="preserve">Models that provide probabilities (e.g., logistic regression) are preferred when the focus is on predicting likelihood rather than simple classification.</w:t>
      </w:r>
    </w:p>
    <w:p w:rsidR="00000000" w:rsidDel="00000000" w:rsidP="00000000" w:rsidRDefault="00000000" w:rsidRPr="00000000" w14:paraId="000006AF">
      <w:pPr>
        <w:numPr>
          <w:ilvl w:val="1"/>
          <w:numId w:val="132"/>
        </w:numPr>
        <w:ind w:left="1440" w:hanging="360"/>
        <w:rPr/>
      </w:pPr>
      <w:r w:rsidDel="00000000" w:rsidR="00000000" w:rsidRPr="00000000">
        <w:rPr>
          <w:b w:val="1"/>
          <w:rtl w:val="0"/>
        </w:rPr>
        <w:t xml:space="preserve">Complexity vs. Interpretability</w:t>
      </w:r>
      <w:r w:rsidDel="00000000" w:rsidR="00000000" w:rsidRPr="00000000">
        <w:rPr>
          <w:rtl w:val="0"/>
        </w:rPr>
        <w:t xml:space="preserve">:</w:t>
      </w:r>
    </w:p>
    <w:p w:rsidR="00000000" w:rsidDel="00000000" w:rsidP="00000000" w:rsidRDefault="00000000" w:rsidRPr="00000000" w14:paraId="000006B0">
      <w:pPr>
        <w:numPr>
          <w:ilvl w:val="2"/>
          <w:numId w:val="132"/>
        </w:numPr>
        <w:ind w:left="2160" w:hanging="360"/>
        <w:rPr/>
      </w:pPr>
      <w:r w:rsidDel="00000000" w:rsidR="00000000" w:rsidRPr="00000000">
        <w:rPr>
          <w:rtl w:val="0"/>
        </w:rPr>
        <w:t xml:space="preserve">If explainability isn’t critical (e.g., it’s sufficient to detect churn), more complex models like neural networks or SVMs can be considered.</w:t>
      </w:r>
    </w:p>
    <w:p w:rsidR="00000000" w:rsidDel="00000000" w:rsidP="00000000" w:rsidRDefault="00000000" w:rsidRPr="00000000" w14:paraId="000006B1">
      <w:pPr>
        <w:rPr>
          <w:b w:val="1"/>
        </w:rPr>
      </w:pPr>
      <w:r w:rsidDel="00000000" w:rsidR="00000000" w:rsidRPr="00000000">
        <w:rPr>
          <w:b w:val="1"/>
          <w:rtl w:val="0"/>
        </w:rPr>
        <w:t xml:space="preserve">Insights</w:t>
      </w:r>
    </w:p>
    <w:p w:rsidR="00000000" w:rsidDel="00000000" w:rsidP="00000000" w:rsidRDefault="00000000" w:rsidRPr="00000000" w14:paraId="000006B2">
      <w:pPr>
        <w:numPr>
          <w:ilvl w:val="0"/>
          <w:numId w:val="133"/>
        </w:numPr>
        <w:ind w:left="720" w:hanging="360"/>
        <w:rPr/>
      </w:pPr>
      <w:r w:rsidDel="00000000" w:rsidR="00000000" w:rsidRPr="00000000">
        <w:rPr>
          <w:b w:val="1"/>
          <w:rtl w:val="0"/>
        </w:rPr>
        <w:t xml:space="preserve">Business Implications</w:t>
      </w:r>
      <w:r w:rsidDel="00000000" w:rsidR="00000000" w:rsidRPr="00000000">
        <w:rPr>
          <w:rtl w:val="0"/>
        </w:rPr>
        <w:t xml:space="preserve">: A well-defined churn analysis aligns business goals with actionable insights, ensuring resource allocation supports meaningful retention strategies.</w:t>
      </w:r>
    </w:p>
    <w:p w:rsidR="00000000" w:rsidDel="00000000" w:rsidP="00000000" w:rsidRDefault="00000000" w:rsidRPr="00000000" w14:paraId="000006B3">
      <w:pPr>
        <w:numPr>
          <w:ilvl w:val="0"/>
          <w:numId w:val="133"/>
        </w:numPr>
        <w:ind w:left="720" w:hanging="360"/>
        <w:rPr/>
      </w:pPr>
      <w:r w:rsidDel="00000000" w:rsidR="00000000" w:rsidRPr="00000000">
        <w:rPr>
          <w:b w:val="1"/>
          <w:rtl w:val="0"/>
        </w:rPr>
        <w:t xml:space="preserve">Model Selection</w:t>
      </w:r>
      <w:r w:rsidDel="00000000" w:rsidR="00000000" w:rsidRPr="00000000">
        <w:rPr>
          <w:rtl w:val="0"/>
        </w:rPr>
        <w:t xml:space="preserve">: The balance between interpretability and predictive performance depends on the use case and stakeholder needs.</w:t>
      </w:r>
    </w:p>
    <w:p w:rsidR="00000000" w:rsidDel="00000000" w:rsidP="00000000" w:rsidRDefault="00000000" w:rsidRPr="00000000" w14:paraId="000006B4">
      <w:pPr>
        <w:numPr>
          <w:ilvl w:val="0"/>
          <w:numId w:val="133"/>
        </w:numPr>
        <w:ind w:left="720" w:hanging="360"/>
        <w:rPr/>
      </w:pPr>
      <w:r w:rsidDel="00000000" w:rsidR="00000000" w:rsidRPr="00000000">
        <w:rPr>
          <w:b w:val="1"/>
          <w:rtl w:val="0"/>
        </w:rPr>
        <w:t xml:space="preserve">Proactivity</w:t>
      </w:r>
      <w:r w:rsidDel="00000000" w:rsidR="00000000" w:rsidRPr="00000000">
        <w:rPr>
          <w:rtl w:val="0"/>
        </w:rPr>
        <w:t xml:space="preserve">: Addressing churn involves understanding its causes, predicting likely churners, and mitigating through tailored interventions.</w:t>
      </w:r>
    </w:p>
    <w:p w:rsidR="00000000" w:rsidDel="00000000" w:rsidP="00000000" w:rsidRDefault="00000000" w:rsidRPr="00000000" w14:paraId="000006B5">
      <w:pPr>
        <w:rPr/>
      </w:pPr>
      <w:r w:rsidDel="00000000" w:rsidR="00000000" w:rsidRPr="00000000">
        <w:rPr>
          <w:b w:val="1"/>
          <w:rtl w:val="0"/>
        </w:rPr>
        <w:t xml:space="preserve">Solution #7.30 Summary: Churn Modeling for Robinhood</w:t>
      </w:r>
      <w:r w:rsidDel="00000000" w:rsidR="00000000" w:rsidRPr="00000000">
        <w:rPr>
          <w:rtl w:val="0"/>
        </w:rPr>
      </w:r>
    </w:p>
    <w:p w:rsidR="00000000" w:rsidDel="00000000" w:rsidP="00000000" w:rsidRDefault="00000000" w:rsidRPr="00000000" w14:paraId="000006B6">
      <w:pPr>
        <w:numPr>
          <w:ilvl w:val="0"/>
          <w:numId w:val="135"/>
        </w:numPr>
        <w:ind w:left="720" w:hanging="360"/>
        <w:rPr/>
      </w:pPr>
      <w:r w:rsidDel="00000000" w:rsidR="00000000" w:rsidRPr="00000000">
        <w:rPr>
          <w:b w:val="1"/>
          <w:rtl w:val="0"/>
        </w:rPr>
        <w:t xml:space="preserve">Defining Churn:</w:t>
      </w:r>
      <w:r w:rsidDel="00000000" w:rsidR="00000000" w:rsidRPr="00000000">
        <w:rPr>
          <w:rtl w:val="0"/>
        </w:rPr>
      </w:r>
    </w:p>
    <w:p w:rsidR="00000000" w:rsidDel="00000000" w:rsidP="00000000" w:rsidRDefault="00000000" w:rsidRPr="00000000" w14:paraId="000006B7">
      <w:pPr>
        <w:numPr>
          <w:ilvl w:val="1"/>
          <w:numId w:val="135"/>
        </w:numPr>
        <w:ind w:left="1440" w:hanging="360"/>
        <w:rPr/>
      </w:pPr>
      <w:r w:rsidDel="00000000" w:rsidR="00000000" w:rsidRPr="00000000">
        <w:rPr>
          <w:rtl w:val="0"/>
        </w:rPr>
        <w:t xml:space="preserve">Churn refers to the loss of users over time.</w:t>
      </w:r>
    </w:p>
    <w:p w:rsidR="00000000" w:rsidDel="00000000" w:rsidP="00000000" w:rsidRDefault="00000000" w:rsidRPr="00000000" w14:paraId="000006B8">
      <w:pPr>
        <w:numPr>
          <w:ilvl w:val="1"/>
          <w:numId w:val="135"/>
        </w:numPr>
        <w:ind w:left="1440" w:hanging="360"/>
        <w:rPr/>
      </w:pPr>
      <w:r w:rsidDel="00000000" w:rsidR="00000000" w:rsidRPr="00000000">
        <w:rPr>
          <w:rtl w:val="0"/>
        </w:rPr>
        <w:t xml:space="preserve">It's critical to clarify the definition with stakeholders (e.g., inactive accounts, account closures).</w:t>
      </w:r>
    </w:p>
    <w:p w:rsidR="00000000" w:rsidDel="00000000" w:rsidP="00000000" w:rsidRDefault="00000000" w:rsidRPr="00000000" w14:paraId="000006B9">
      <w:pPr>
        <w:numPr>
          <w:ilvl w:val="1"/>
          <w:numId w:val="135"/>
        </w:numPr>
        <w:ind w:left="1440" w:hanging="360"/>
        <w:rPr/>
      </w:pPr>
      <w:r w:rsidDel="00000000" w:rsidR="00000000" w:rsidRPr="00000000">
        <w:rPr>
          <w:rtl w:val="0"/>
        </w:rPr>
        <w:t xml:space="preserve">Churn impacts profitability due to the high cost of acquiring new users versus retaining existing ones.</w:t>
      </w:r>
    </w:p>
    <w:p w:rsidR="00000000" w:rsidDel="00000000" w:rsidP="00000000" w:rsidRDefault="00000000" w:rsidRPr="00000000" w14:paraId="000006BA">
      <w:pPr>
        <w:numPr>
          <w:ilvl w:val="0"/>
          <w:numId w:val="135"/>
        </w:numPr>
        <w:ind w:left="720" w:hanging="360"/>
        <w:rPr/>
      </w:pPr>
      <w:r w:rsidDel="00000000" w:rsidR="00000000" w:rsidRPr="00000000">
        <w:rPr>
          <w:b w:val="1"/>
          <w:rtl w:val="0"/>
        </w:rPr>
        <w:t xml:space="preserve">Modeling Considerations:</w:t>
      </w:r>
      <w:r w:rsidDel="00000000" w:rsidR="00000000" w:rsidRPr="00000000">
        <w:rPr>
          <w:rtl w:val="0"/>
        </w:rPr>
      </w:r>
    </w:p>
    <w:p w:rsidR="00000000" w:rsidDel="00000000" w:rsidP="00000000" w:rsidRDefault="00000000" w:rsidRPr="00000000" w14:paraId="000006BB">
      <w:pPr>
        <w:numPr>
          <w:ilvl w:val="1"/>
          <w:numId w:val="135"/>
        </w:numPr>
        <w:ind w:left="1440" w:hanging="360"/>
        <w:rPr/>
      </w:pPr>
      <w:r w:rsidDel="00000000" w:rsidR="00000000" w:rsidRPr="00000000">
        <w:rPr>
          <w:rtl w:val="0"/>
        </w:rPr>
        <w:t xml:space="preserve">Use classification algorithms to predict if a user will churn.</w:t>
      </w:r>
    </w:p>
    <w:p w:rsidR="00000000" w:rsidDel="00000000" w:rsidP="00000000" w:rsidRDefault="00000000" w:rsidRPr="00000000" w14:paraId="000006BC">
      <w:pPr>
        <w:numPr>
          <w:ilvl w:val="1"/>
          <w:numId w:val="135"/>
        </w:numPr>
        <w:ind w:left="1440" w:hanging="360"/>
        <w:rPr/>
      </w:pPr>
      <w:r w:rsidDel="00000000" w:rsidR="00000000" w:rsidRPr="00000000">
        <w:rPr>
          <w:rtl w:val="0"/>
        </w:rPr>
        <w:t xml:space="preserve">Prioritize interpretable models (e.g., logistic regression, decision trees) for actionable insights unless stakeholders are fine with complex models (e.g., neural networks, SVMs).</w:t>
      </w:r>
    </w:p>
    <w:p w:rsidR="00000000" w:rsidDel="00000000" w:rsidP="00000000" w:rsidRDefault="00000000" w:rsidRPr="00000000" w14:paraId="000006BD">
      <w:pPr>
        <w:numPr>
          <w:ilvl w:val="0"/>
          <w:numId w:val="135"/>
        </w:numPr>
        <w:ind w:left="720" w:hanging="360"/>
        <w:rPr/>
      </w:pPr>
      <w:r w:rsidDel="00000000" w:rsidR="00000000" w:rsidRPr="00000000">
        <w:rPr>
          <w:b w:val="1"/>
          <w:rtl w:val="0"/>
        </w:rPr>
        <w:t xml:space="preserve">Features to Use for Modeling:</w:t>
      </w:r>
      <w:r w:rsidDel="00000000" w:rsidR="00000000" w:rsidRPr="00000000">
        <w:rPr>
          <w:rtl w:val="0"/>
        </w:rPr>
      </w:r>
    </w:p>
    <w:p w:rsidR="00000000" w:rsidDel="00000000" w:rsidP="00000000" w:rsidRDefault="00000000" w:rsidRPr="00000000" w14:paraId="000006BE">
      <w:pPr>
        <w:numPr>
          <w:ilvl w:val="1"/>
          <w:numId w:val="135"/>
        </w:numPr>
        <w:ind w:left="1440" w:hanging="360"/>
        <w:rPr/>
      </w:pPr>
      <w:r w:rsidDel="00000000" w:rsidR="00000000" w:rsidRPr="00000000">
        <w:rPr>
          <w:rtl w:val="0"/>
        </w:rPr>
        <w:t xml:space="preserve">Raw account balance: e.g., if balance falls below $10.</w:t>
      </w:r>
    </w:p>
    <w:p w:rsidR="00000000" w:rsidDel="00000000" w:rsidP="00000000" w:rsidRDefault="00000000" w:rsidRPr="00000000" w14:paraId="000006BF">
      <w:pPr>
        <w:numPr>
          <w:ilvl w:val="1"/>
          <w:numId w:val="135"/>
        </w:numPr>
        <w:ind w:left="1440" w:hanging="360"/>
        <w:rPr/>
      </w:pPr>
      <w:r w:rsidDel="00000000" w:rsidR="00000000" w:rsidRPr="00000000">
        <w:rPr>
          <w:rtl w:val="0"/>
        </w:rPr>
        <w:t xml:space="preserve">Account balance trends: consistent withdrawals might indicate dissatisfaction.</w:t>
      </w:r>
    </w:p>
    <w:p w:rsidR="00000000" w:rsidDel="00000000" w:rsidP="00000000" w:rsidRDefault="00000000" w:rsidRPr="00000000" w14:paraId="000006C0">
      <w:pPr>
        <w:numPr>
          <w:ilvl w:val="1"/>
          <w:numId w:val="135"/>
        </w:numPr>
        <w:ind w:left="1440" w:hanging="360"/>
        <w:rPr/>
      </w:pPr>
      <w:r w:rsidDel="00000000" w:rsidR="00000000" w:rsidRPr="00000000">
        <w:rPr>
          <w:rtl w:val="0"/>
        </w:rPr>
        <w:t xml:space="preserve">Experienced heavy losses: could lead to behavioral shifts.</w:t>
      </w:r>
    </w:p>
    <w:p w:rsidR="00000000" w:rsidDel="00000000" w:rsidP="00000000" w:rsidRDefault="00000000" w:rsidRPr="00000000" w14:paraId="000006C1">
      <w:pPr>
        <w:numPr>
          <w:ilvl w:val="1"/>
          <w:numId w:val="135"/>
        </w:numPr>
        <w:ind w:left="1440" w:hanging="360"/>
        <w:rPr/>
      </w:pPr>
      <w:r w:rsidDel="00000000" w:rsidR="00000000" w:rsidRPr="00000000">
        <w:rPr>
          <w:rtl w:val="0"/>
        </w:rPr>
        <w:t xml:space="preserve">Recent usage patterns: reduced activity signals disengagement.</w:t>
      </w:r>
    </w:p>
    <w:p w:rsidR="00000000" w:rsidDel="00000000" w:rsidP="00000000" w:rsidRDefault="00000000" w:rsidRPr="00000000" w14:paraId="000006C2">
      <w:pPr>
        <w:numPr>
          <w:ilvl w:val="1"/>
          <w:numId w:val="135"/>
        </w:numPr>
        <w:ind w:left="1440" w:hanging="360"/>
        <w:rPr/>
      </w:pPr>
      <w:r w:rsidDel="00000000" w:rsidR="00000000" w:rsidRPr="00000000">
        <w:rPr>
          <w:rtl w:val="0"/>
        </w:rPr>
        <w:t xml:space="preserve">Demographics: age, gender, and location might provide contextual clues.</w:t>
      </w:r>
    </w:p>
    <w:p w:rsidR="00000000" w:rsidDel="00000000" w:rsidP="00000000" w:rsidRDefault="00000000" w:rsidRPr="00000000" w14:paraId="000006C3">
      <w:pPr>
        <w:numPr>
          <w:ilvl w:val="0"/>
          <w:numId w:val="135"/>
        </w:numPr>
        <w:ind w:left="720" w:hanging="360"/>
        <w:rPr/>
      </w:pPr>
      <w:r w:rsidDel="00000000" w:rsidR="00000000" w:rsidRPr="00000000">
        <w:rPr>
          <w:b w:val="1"/>
          <w:rtl w:val="0"/>
        </w:rPr>
        <w:t xml:space="preserve">Deployment:</w:t>
      </w:r>
      <w:r w:rsidDel="00000000" w:rsidR="00000000" w:rsidRPr="00000000">
        <w:rPr>
          <w:rtl w:val="0"/>
        </w:rPr>
      </w:r>
    </w:p>
    <w:p w:rsidR="00000000" w:rsidDel="00000000" w:rsidP="00000000" w:rsidRDefault="00000000" w:rsidRPr="00000000" w14:paraId="000006C4">
      <w:pPr>
        <w:numPr>
          <w:ilvl w:val="1"/>
          <w:numId w:val="135"/>
        </w:numPr>
        <w:ind w:left="1440" w:hanging="360"/>
        <w:rPr/>
      </w:pPr>
      <w:r w:rsidDel="00000000" w:rsidR="00000000" w:rsidRPr="00000000">
        <w:rPr>
          <w:rtl w:val="0"/>
        </w:rPr>
        <w:t xml:space="preserve">Before deploying, validate the model’s effectiveness using metrics like the ROC curve and F1 score.</w:t>
      </w:r>
    </w:p>
    <w:p w:rsidR="00000000" w:rsidDel="00000000" w:rsidP="00000000" w:rsidRDefault="00000000" w:rsidRPr="00000000" w14:paraId="000006C5">
      <w:pPr>
        <w:numPr>
          <w:ilvl w:val="1"/>
          <w:numId w:val="135"/>
        </w:numPr>
        <w:ind w:left="1440" w:hanging="360"/>
        <w:rPr/>
      </w:pPr>
      <w:r w:rsidDel="00000000" w:rsidR="00000000" w:rsidRPr="00000000">
        <w:rPr>
          <w:rtl w:val="0"/>
        </w:rPr>
        <w:t xml:space="preserve">Regularly monitor model performance in production to adjust for data or business changes.</w:t>
      </w:r>
    </w:p>
    <w:p w:rsidR="00000000" w:rsidDel="00000000" w:rsidP="00000000" w:rsidRDefault="00000000" w:rsidRPr="00000000" w14:paraId="000006C6">
      <w:pPr>
        <w:numPr>
          <w:ilvl w:val="1"/>
          <w:numId w:val="135"/>
        </w:numPr>
        <w:ind w:left="1440" w:hanging="360"/>
        <w:rPr/>
      </w:pPr>
      <w:r w:rsidDel="00000000" w:rsidR="00000000" w:rsidRPr="00000000">
        <w:rPr>
          <w:rtl w:val="0"/>
        </w:rPr>
        <w:t xml:space="preserve">Conduct A/B testing to validate improvements.</w:t>
      </w:r>
    </w:p>
    <w:p w:rsidR="00000000" w:rsidDel="00000000" w:rsidP="00000000" w:rsidRDefault="00000000" w:rsidRPr="00000000" w14:paraId="000006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8">
      <w:pPr>
        <w:rPr/>
      </w:pPr>
      <w:r w:rsidDel="00000000" w:rsidR="00000000" w:rsidRPr="00000000">
        <w:rPr>
          <w:b w:val="1"/>
          <w:rtl w:val="0"/>
        </w:rPr>
        <w:t xml:space="preserve">Solution #7.31 Summary: Multivariate Gaussian Likelihood</w:t>
      </w:r>
      <w:r w:rsidDel="00000000" w:rsidR="00000000" w:rsidRPr="00000000">
        <w:rPr>
          <w:rtl w:val="0"/>
        </w:rPr>
      </w:r>
    </w:p>
    <w:p w:rsidR="00000000" w:rsidDel="00000000" w:rsidP="00000000" w:rsidRDefault="00000000" w:rsidRPr="00000000" w14:paraId="000006C9">
      <w:pPr>
        <w:numPr>
          <w:ilvl w:val="0"/>
          <w:numId w:val="136"/>
        </w:numPr>
        <w:ind w:left="720" w:hanging="360"/>
        <w:rPr/>
      </w:pPr>
      <w:r w:rsidDel="00000000" w:rsidR="00000000" w:rsidRPr="00000000">
        <w:rPr>
          <w:b w:val="1"/>
          <w:rtl w:val="0"/>
        </w:rPr>
        <w:t xml:space="preserve">Formulation:</w:t>
      </w:r>
      <w:r w:rsidDel="00000000" w:rsidR="00000000" w:rsidRPr="00000000">
        <w:rPr>
          <w:rtl w:val="0"/>
        </w:rPr>
      </w:r>
    </w:p>
    <w:p w:rsidR="00000000" w:rsidDel="00000000" w:rsidP="00000000" w:rsidRDefault="00000000" w:rsidRPr="00000000" w14:paraId="000006CA">
      <w:pPr>
        <w:numPr>
          <w:ilvl w:val="1"/>
          <w:numId w:val="136"/>
        </w:numPr>
        <w:ind w:left="1440" w:hanging="360"/>
        <w:rPr/>
      </w:pPr>
      <w:r w:rsidDel="00000000" w:rsidR="00000000" w:rsidRPr="00000000">
        <w:rPr>
          <w:rtl w:val="0"/>
        </w:rPr>
        <w:t xml:space="preserve">Assumes 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N(X</w:t>
      </w:r>
      <w:r w:rsidDel="00000000" w:rsidR="00000000" w:rsidRPr="00000000">
        <w:rPr>
          <w:rFonts w:ascii="Aptos" w:cs="Aptos" w:eastAsia="Aptos" w:hAnsi="Aptos"/>
          <w:rtl w:val="0"/>
        </w:rPr>
        <w:t xml:space="preserve">β</w:t>
      </w:r>
      <w:r w:rsidDel="00000000" w:rsidR="00000000" w:rsidRPr="00000000">
        <w:rPr>
          <w:rtl w:val="0"/>
        </w:rPr>
        <w:t xml:space="preserve">,</w:t>
      </w:r>
      <w:r w:rsidDel="00000000" w:rsidR="00000000" w:rsidRPr="00000000">
        <w:rPr>
          <w:rFonts w:ascii="Aptos" w:cs="Aptos" w:eastAsia="Aptos" w:hAnsi="Aptos"/>
          <w:rtl w:val="0"/>
        </w:rPr>
        <w:t xml:space="preserve">σ</w:t>
      </w:r>
      <w:r w:rsidDel="00000000" w:rsidR="00000000" w:rsidRPr="00000000">
        <w:rPr>
          <w:rtl w:val="0"/>
        </w:rPr>
        <w:t xml:space="preserve">2I)Y \sim N(X\beta, \sigma^2 I)Y</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N(Xβ,σ2I), where β\betaβ is the coefficient vector and σ2I\sigma^2 Iσ2I is the variance.</w:t>
      </w:r>
    </w:p>
    <w:p w:rsidR="00000000" w:rsidDel="00000000" w:rsidP="00000000" w:rsidRDefault="00000000" w:rsidRPr="00000000" w14:paraId="000006CB">
      <w:pPr>
        <w:numPr>
          <w:ilvl w:val="0"/>
          <w:numId w:val="136"/>
        </w:numPr>
        <w:ind w:left="720" w:hanging="360"/>
        <w:rPr/>
      </w:pPr>
      <w:r w:rsidDel="00000000" w:rsidR="00000000" w:rsidRPr="00000000">
        <w:rPr>
          <w:b w:val="1"/>
          <w:rtl w:val="0"/>
        </w:rPr>
        <w:t xml:space="preserve">Optimization Objective:</w:t>
      </w:r>
      <w:r w:rsidDel="00000000" w:rsidR="00000000" w:rsidRPr="00000000">
        <w:rPr>
          <w:rtl w:val="0"/>
        </w:rPr>
      </w:r>
    </w:p>
    <w:p w:rsidR="00000000" w:rsidDel="00000000" w:rsidP="00000000" w:rsidRDefault="00000000" w:rsidRPr="00000000" w14:paraId="000006CC">
      <w:pPr>
        <w:numPr>
          <w:ilvl w:val="1"/>
          <w:numId w:val="136"/>
        </w:numPr>
        <w:ind w:left="1440" w:hanging="360"/>
        <w:rPr/>
      </w:pPr>
      <w:r w:rsidDel="00000000" w:rsidR="00000000" w:rsidRPr="00000000">
        <w:rPr>
          <w:rtl w:val="0"/>
        </w:rPr>
        <w:t xml:space="preserve">Log-likelihood simplifies to minimizing the sum of squared residuals: argminβ(Xβ−Y)T(Xβ−Y)\text{argmin}_\beta (X\beta - Y)^T (X\beta - Y)argminβ</w:t>
      </w:r>
      <w:r w:rsidDel="00000000" w:rsidR="00000000" w:rsidRPr="00000000">
        <w:rPr>
          <w:rFonts w:ascii="Arial" w:cs="Arial" w:eastAsia="Arial" w:hAnsi="Arial"/>
          <w:rtl w:val="0"/>
        </w:rPr>
        <w:t xml:space="preserve">​</w:t>
      </w:r>
      <w:r w:rsidDel="00000000" w:rsidR="00000000" w:rsidRPr="00000000">
        <w:rPr>
          <w:rtl w:val="0"/>
        </w:rPr>
        <w:t xml:space="preserve">(Xβ−Y)T(Xβ−Y).</w:t>
      </w:r>
    </w:p>
    <w:p w:rsidR="00000000" w:rsidDel="00000000" w:rsidP="00000000" w:rsidRDefault="00000000" w:rsidRPr="00000000" w14:paraId="000006CD">
      <w:pPr>
        <w:numPr>
          <w:ilvl w:val="0"/>
          <w:numId w:val="136"/>
        </w:numPr>
        <w:ind w:left="720" w:hanging="360"/>
        <w:rPr/>
      </w:pPr>
      <w:r w:rsidDel="00000000" w:rsidR="00000000" w:rsidRPr="00000000">
        <w:rPr>
          <w:b w:val="1"/>
          <w:rtl w:val="0"/>
        </w:rPr>
        <w:t xml:space="preserve">Insight:</w:t>
      </w:r>
      <w:r w:rsidDel="00000000" w:rsidR="00000000" w:rsidRPr="00000000">
        <w:rPr>
          <w:rtl w:val="0"/>
        </w:rPr>
      </w:r>
    </w:p>
    <w:p w:rsidR="00000000" w:rsidDel="00000000" w:rsidP="00000000" w:rsidRDefault="00000000" w:rsidRPr="00000000" w14:paraId="000006CE">
      <w:pPr>
        <w:numPr>
          <w:ilvl w:val="1"/>
          <w:numId w:val="136"/>
        </w:numPr>
        <w:ind w:left="1440" w:hanging="360"/>
        <w:rPr/>
      </w:pPr>
      <w:r w:rsidDel="00000000" w:rsidR="00000000" w:rsidRPr="00000000">
        <w:rPr>
          <w:rtl w:val="0"/>
        </w:rPr>
        <w:t xml:space="preserve">This is equivalent to solving a least-squares regression problem, making it computationally straightforward.</w:t>
      </w:r>
    </w:p>
    <w:p w:rsidR="00000000" w:rsidDel="00000000" w:rsidP="00000000" w:rsidRDefault="00000000" w:rsidRPr="00000000" w14:paraId="000006CF">
      <w:pPr>
        <w:rPr>
          <w:b w:val="1"/>
        </w:rPr>
      </w:pPr>
      <w:r w:rsidDel="00000000" w:rsidR="00000000" w:rsidRPr="00000000">
        <w:rPr>
          <w:b w:val="1"/>
          <w:rtl w:val="0"/>
        </w:rPr>
        <w:t xml:space="preserve">Solution Overview for "Discover Weekly"</w:t>
      </w:r>
    </w:p>
    <w:p w:rsidR="00000000" w:rsidDel="00000000" w:rsidP="00000000" w:rsidRDefault="00000000" w:rsidRPr="00000000" w14:paraId="000006D0">
      <w:pPr>
        <w:numPr>
          <w:ilvl w:val="0"/>
          <w:numId w:val="137"/>
        </w:numPr>
        <w:ind w:left="720" w:hanging="360"/>
        <w:rPr/>
      </w:pPr>
      <w:r w:rsidDel="00000000" w:rsidR="00000000" w:rsidRPr="00000000">
        <w:rPr>
          <w:b w:val="1"/>
          <w:rtl w:val="0"/>
        </w:rPr>
        <w:t xml:space="preserve">Step 1: Clarify Details</w:t>
      </w:r>
      <w:r w:rsidDel="00000000" w:rsidR="00000000" w:rsidRPr="00000000">
        <w:rPr>
          <w:rtl w:val="0"/>
        </w:rPr>
      </w:r>
    </w:p>
    <w:p w:rsidR="00000000" w:rsidDel="00000000" w:rsidP="00000000" w:rsidRDefault="00000000" w:rsidRPr="00000000" w14:paraId="000006D1">
      <w:pPr>
        <w:numPr>
          <w:ilvl w:val="1"/>
          <w:numId w:val="137"/>
        </w:numPr>
        <w:ind w:left="1440" w:hanging="360"/>
        <w:rPr/>
      </w:pPr>
      <w:r w:rsidDel="00000000" w:rsidR="00000000" w:rsidRPr="00000000">
        <w:rPr>
          <w:rtl w:val="0"/>
        </w:rPr>
        <w:t xml:space="preserve">Ask clarifying questions about the goal, content scope (songs vs. podcasts), exploration vs. exploitation, playlist update frequency, and inclusion for new users.</w:t>
      </w:r>
    </w:p>
    <w:p w:rsidR="00000000" w:rsidDel="00000000" w:rsidP="00000000" w:rsidRDefault="00000000" w:rsidRPr="00000000" w14:paraId="000006D2">
      <w:pPr>
        <w:numPr>
          <w:ilvl w:val="0"/>
          <w:numId w:val="137"/>
        </w:numPr>
        <w:ind w:left="720" w:hanging="360"/>
        <w:rPr/>
      </w:pPr>
      <w:r w:rsidDel="00000000" w:rsidR="00000000" w:rsidRPr="00000000">
        <w:rPr>
          <w:b w:val="1"/>
          <w:rtl w:val="0"/>
        </w:rPr>
        <w:t xml:space="preserve">Step 2: Describe Data Features</w:t>
      </w:r>
      <w:r w:rsidDel="00000000" w:rsidR="00000000" w:rsidRPr="00000000">
        <w:rPr>
          <w:rtl w:val="0"/>
        </w:rPr>
      </w:r>
    </w:p>
    <w:p w:rsidR="00000000" w:rsidDel="00000000" w:rsidP="00000000" w:rsidRDefault="00000000" w:rsidRPr="00000000" w14:paraId="000006D3">
      <w:pPr>
        <w:numPr>
          <w:ilvl w:val="1"/>
          <w:numId w:val="137"/>
        </w:numPr>
        <w:ind w:left="1440" w:hanging="360"/>
        <w:rPr/>
      </w:pPr>
      <w:r w:rsidDel="00000000" w:rsidR="00000000" w:rsidRPr="00000000">
        <w:rPr>
          <w:rtl w:val="0"/>
        </w:rPr>
        <w:t xml:space="preserve">Primary data features include user-song interactions, repeated listening behavior, and metadata (e.g., artist, genre, tempo).</w:t>
      </w:r>
    </w:p>
    <w:p w:rsidR="00000000" w:rsidDel="00000000" w:rsidP="00000000" w:rsidRDefault="00000000" w:rsidRPr="00000000" w14:paraId="000006D4">
      <w:pPr>
        <w:numPr>
          <w:ilvl w:val="1"/>
          <w:numId w:val="137"/>
        </w:numPr>
        <w:ind w:left="1440" w:hanging="360"/>
        <w:rPr/>
      </w:pPr>
      <w:r w:rsidDel="00000000" w:rsidR="00000000" w:rsidRPr="00000000">
        <w:rPr>
          <w:rtl w:val="0"/>
        </w:rPr>
        <w:t xml:space="preserve">Notable differences from other recommendation systems like Netflix:</w:t>
      </w:r>
    </w:p>
    <w:p w:rsidR="00000000" w:rsidDel="00000000" w:rsidP="00000000" w:rsidRDefault="00000000" w:rsidRPr="00000000" w14:paraId="000006D5">
      <w:pPr>
        <w:numPr>
          <w:ilvl w:val="2"/>
          <w:numId w:val="137"/>
        </w:numPr>
        <w:ind w:left="2160" w:hanging="360"/>
        <w:rPr/>
      </w:pPr>
      <w:r w:rsidDel="00000000" w:rsidR="00000000" w:rsidRPr="00000000">
        <w:rPr>
          <w:rtl w:val="0"/>
        </w:rPr>
        <w:t xml:space="preserve">No explicit feedback scales.</w:t>
      </w:r>
    </w:p>
    <w:p w:rsidR="00000000" w:rsidDel="00000000" w:rsidP="00000000" w:rsidRDefault="00000000" w:rsidRPr="00000000" w14:paraId="000006D6">
      <w:pPr>
        <w:numPr>
          <w:ilvl w:val="2"/>
          <w:numId w:val="137"/>
        </w:numPr>
        <w:ind w:left="2160" w:hanging="360"/>
        <w:rPr/>
      </w:pPr>
      <w:r w:rsidDel="00000000" w:rsidR="00000000" w:rsidRPr="00000000">
        <w:rPr>
          <w:rtl w:val="0"/>
        </w:rPr>
        <w:t xml:space="preserve">High variability in user preferences (niche music) and larger catalog size.</w:t>
      </w:r>
    </w:p>
    <w:p w:rsidR="00000000" w:rsidDel="00000000" w:rsidP="00000000" w:rsidRDefault="00000000" w:rsidRPr="00000000" w14:paraId="000006D7">
      <w:pPr>
        <w:numPr>
          <w:ilvl w:val="0"/>
          <w:numId w:val="137"/>
        </w:numPr>
        <w:ind w:left="720" w:hanging="360"/>
        <w:rPr/>
      </w:pPr>
      <w:r w:rsidDel="00000000" w:rsidR="00000000" w:rsidRPr="00000000">
        <w:rPr>
          <w:b w:val="1"/>
          <w:rtl w:val="0"/>
        </w:rPr>
        <w:t xml:space="preserve">Step 3: Collaborative Filtering Model Setup</w:t>
      </w:r>
      <w:r w:rsidDel="00000000" w:rsidR="00000000" w:rsidRPr="00000000">
        <w:rPr>
          <w:rtl w:val="0"/>
        </w:rPr>
      </w:r>
    </w:p>
    <w:p w:rsidR="00000000" w:rsidDel="00000000" w:rsidP="00000000" w:rsidRDefault="00000000" w:rsidRPr="00000000" w14:paraId="000006D8">
      <w:pPr>
        <w:numPr>
          <w:ilvl w:val="1"/>
          <w:numId w:val="137"/>
        </w:numPr>
        <w:ind w:left="1440" w:hanging="360"/>
        <w:rPr/>
      </w:pPr>
      <w:r w:rsidDel="00000000" w:rsidR="00000000" w:rsidRPr="00000000">
        <w:rPr>
          <w:rtl w:val="0"/>
        </w:rPr>
        <w:t xml:space="preserve">Uses a user-song matrix to recommend songs based on feedback (e.g., play counts as a proxy for preference).</w:t>
      </w:r>
    </w:p>
    <w:p w:rsidR="00000000" w:rsidDel="00000000" w:rsidP="00000000" w:rsidRDefault="00000000" w:rsidRPr="00000000" w14:paraId="000006D9">
      <w:pPr>
        <w:numPr>
          <w:ilvl w:val="1"/>
          <w:numId w:val="137"/>
        </w:numPr>
        <w:ind w:left="1440" w:hanging="360"/>
        <w:rPr/>
      </w:pPr>
      <w:r w:rsidDel="00000000" w:rsidR="00000000" w:rsidRPr="00000000">
        <w:rPr>
          <w:rtl w:val="0"/>
        </w:rPr>
        <w:t xml:space="preserve">Explains collaborative filtering, focusing on matrix operations like dot products and relevance scoring.</w:t>
      </w:r>
    </w:p>
    <w:p w:rsidR="00000000" w:rsidDel="00000000" w:rsidP="00000000" w:rsidRDefault="00000000" w:rsidRPr="00000000" w14:paraId="000006DA">
      <w:pPr>
        <w:numPr>
          <w:ilvl w:val="1"/>
          <w:numId w:val="137"/>
        </w:numPr>
        <w:ind w:left="1440" w:hanging="360"/>
        <w:rPr/>
      </w:pPr>
      <w:r w:rsidDel="00000000" w:rsidR="00000000" w:rsidRPr="00000000">
        <w:rPr>
          <w:rtl w:val="0"/>
        </w:rPr>
        <w:t xml:space="preserve">Methods like k-Nearest Neighbors (kNN) can measure similarity across users or songs.</w:t>
      </w:r>
    </w:p>
    <w:p w:rsidR="00000000" w:rsidDel="00000000" w:rsidP="00000000" w:rsidRDefault="00000000" w:rsidRPr="00000000" w14:paraId="000006DB">
      <w:pPr>
        <w:numPr>
          <w:ilvl w:val="0"/>
          <w:numId w:val="137"/>
        </w:numPr>
        <w:ind w:left="720" w:hanging="360"/>
        <w:rPr/>
      </w:pPr>
      <w:r w:rsidDel="00000000" w:rsidR="00000000" w:rsidRPr="00000000">
        <w:rPr>
          <w:b w:val="1"/>
          <w:rtl w:val="0"/>
        </w:rPr>
        <w:t xml:space="preserve">Step 4: Additional Considerations</w:t>
      </w:r>
      <w:r w:rsidDel="00000000" w:rsidR="00000000" w:rsidRPr="00000000">
        <w:rPr>
          <w:rtl w:val="0"/>
        </w:rPr>
      </w:r>
    </w:p>
    <w:p w:rsidR="00000000" w:rsidDel="00000000" w:rsidP="00000000" w:rsidRDefault="00000000" w:rsidRPr="00000000" w14:paraId="000006DC">
      <w:pPr>
        <w:numPr>
          <w:ilvl w:val="1"/>
          <w:numId w:val="137"/>
        </w:numPr>
        <w:ind w:left="1440" w:hanging="360"/>
        <w:rPr/>
      </w:pPr>
      <w:r w:rsidDel="00000000" w:rsidR="00000000" w:rsidRPr="00000000">
        <w:rPr>
          <w:b w:val="1"/>
          <w:rtl w:val="0"/>
        </w:rPr>
        <w:t xml:space="preserve">Pros and Cons</w:t>
      </w:r>
      <w:r w:rsidDel="00000000" w:rsidR="00000000" w:rsidRPr="00000000">
        <w:rPr>
          <w:rtl w:val="0"/>
        </w:rPr>
        <w:t xml:space="preserve">: Collaborative filtering scales well but struggles with "cold start" issues for new users or songs.</w:t>
      </w:r>
    </w:p>
    <w:p w:rsidR="00000000" w:rsidDel="00000000" w:rsidP="00000000" w:rsidRDefault="00000000" w:rsidRPr="00000000" w14:paraId="000006DD">
      <w:pPr>
        <w:numPr>
          <w:ilvl w:val="1"/>
          <w:numId w:val="137"/>
        </w:numPr>
        <w:ind w:left="1440" w:hanging="360"/>
        <w:rPr/>
      </w:pPr>
      <w:r w:rsidDel="00000000" w:rsidR="00000000" w:rsidRPr="00000000">
        <w:rPr>
          <w:b w:val="1"/>
          <w:rtl w:val="0"/>
        </w:rPr>
        <w:t xml:space="preserve">Challenges</w:t>
      </w:r>
      <w:r w:rsidDel="00000000" w:rsidR="00000000" w:rsidRPr="00000000">
        <w:rPr>
          <w:rtl w:val="0"/>
        </w:rPr>
        <w:t xml:space="preserve">: Handling large-scale datasets and fast-changing music trends require regular model retraining.</w:t>
      </w:r>
    </w:p>
    <w:p w:rsidR="00000000" w:rsidDel="00000000" w:rsidP="00000000" w:rsidRDefault="00000000" w:rsidRPr="00000000" w14:paraId="000006DE">
      <w:pPr>
        <w:numPr>
          <w:ilvl w:val="1"/>
          <w:numId w:val="137"/>
        </w:numPr>
        <w:ind w:left="1440" w:hanging="360"/>
        <w:rPr/>
      </w:pPr>
      <w:r w:rsidDel="00000000" w:rsidR="00000000" w:rsidRPr="00000000">
        <w:rPr>
          <w:b w:val="1"/>
          <w:rtl w:val="0"/>
        </w:rPr>
        <w:t xml:space="preserve">Evaluation</w:t>
      </w:r>
      <w:r w:rsidDel="00000000" w:rsidR="00000000" w:rsidRPr="00000000">
        <w:rPr>
          <w:rtl w:val="0"/>
        </w:rPr>
        <w:t xml:space="preserve">: Use A/B testing and track user engagement (e.g., time spent listening) to measure impact.</w:t>
      </w:r>
    </w:p>
    <w:p w:rsidR="00000000" w:rsidDel="00000000" w:rsidP="00000000" w:rsidRDefault="00000000" w:rsidRPr="00000000" w14:paraId="000006DF">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9"/>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2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2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2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2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2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2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F93A1E"/>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F93A1E"/>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F93A1E"/>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rsid w:val="00F93A1E"/>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F93A1E"/>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F93A1E"/>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F93A1E"/>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93A1E"/>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93A1E"/>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93A1E"/>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F93A1E"/>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F93A1E"/>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sid w:val="00F93A1E"/>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F93A1E"/>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F93A1E"/>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F93A1E"/>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F93A1E"/>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F93A1E"/>
    <w:rPr>
      <w:rFonts w:cstheme="majorBidi" w:eastAsiaTheme="majorEastAsia"/>
      <w:color w:val="272727" w:themeColor="text1" w:themeTint="0000D8"/>
    </w:rPr>
  </w:style>
  <w:style w:type="paragraph" w:styleId="Title">
    <w:name w:val="Title"/>
    <w:basedOn w:val="Normal"/>
    <w:next w:val="Normal"/>
    <w:link w:val="TitleChar"/>
    <w:uiPriority w:val="10"/>
    <w:qFormat w:val="1"/>
    <w:rsid w:val="00F93A1E"/>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93A1E"/>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F93A1E"/>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F93A1E"/>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F93A1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F93A1E"/>
    <w:rPr>
      <w:i w:val="1"/>
      <w:iCs w:val="1"/>
      <w:color w:val="404040" w:themeColor="text1" w:themeTint="0000BF"/>
    </w:rPr>
  </w:style>
  <w:style w:type="paragraph" w:styleId="ListParagraph">
    <w:name w:val="List Paragraph"/>
    <w:basedOn w:val="Normal"/>
    <w:uiPriority w:val="34"/>
    <w:qFormat w:val="1"/>
    <w:rsid w:val="00F93A1E"/>
    <w:pPr>
      <w:ind w:left="720"/>
      <w:contextualSpacing w:val="1"/>
    </w:pPr>
  </w:style>
  <w:style w:type="character" w:styleId="IntenseEmphasis">
    <w:name w:val="Intense Emphasis"/>
    <w:basedOn w:val="DefaultParagraphFont"/>
    <w:uiPriority w:val="21"/>
    <w:qFormat w:val="1"/>
    <w:rsid w:val="00F93A1E"/>
    <w:rPr>
      <w:i w:val="1"/>
      <w:iCs w:val="1"/>
      <w:color w:val="0f4761" w:themeColor="accent1" w:themeShade="0000BF"/>
    </w:rPr>
  </w:style>
  <w:style w:type="paragraph" w:styleId="IntenseQuote">
    <w:name w:val="Intense Quote"/>
    <w:basedOn w:val="Normal"/>
    <w:next w:val="Normal"/>
    <w:link w:val="IntenseQuoteChar"/>
    <w:uiPriority w:val="30"/>
    <w:qFormat w:val="1"/>
    <w:rsid w:val="00F93A1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F93A1E"/>
    <w:rPr>
      <w:i w:val="1"/>
      <w:iCs w:val="1"/>
      <w:color w:val="0f4761" w:themeColor="accent1" w:themeShade="0000BF"/>
    </w:rPr>
  </w:style>
  <w:style w:type="character" w:styleId="IntenseReference">
    <w:name w:val="Intense Reference"/>
    <w:basedOn w:val="DefaultParagraphFont"/>
    <w:uiPriority w:val="32"/>
    <w:qFormat w:val="1"/>
    <w:rsid w:val="00F93A1E"/>
    <w:rPr>
      <w:b w:val="1"/>
      <w:bCs w:val="1"/>
      <w:smallCaps w:val="1"/>
      <w:color w:val="0f4761" w:themeColor="accent1" w:themeShade="0000BF"/>
      <w:spacing w:val="5"/>
    </w:rPr>
  </w:style>
  <w:style w:type="paragraph" w:styleId="NormalWeb">
    <w:name w:val="Normal (Web)"/>
    <w:basedOn w:val="Normal"/>
    <w:uiPriority w:val="99"/>
    <w:semiHidden w:val="1"/>
    <w:unhideWhenUsed w:val="1"/>
    <w:rsid w:val="0058527F"/>
    <w:rPr>
      <w:rFonts w:ascii="Times New Roman" w:cs="Times New Roman" w:hAnsi="Times New Roman"/>
    </w:rPr>
  </w:style>
  <w:style w:type="character" w:styleId="Strong">
    <w:name w:val="Strong"/>
    <w:basedOn w:val="DefaultParagraphFont"/>
    <w:uiPriority w:val="22"/>
    <w:qFormat w:val="1"/>
    <w:rsid w:val="008A2BF9"/>
    <w:rPr>
      <w:b w:val="1"/>
      <w:bCs w:val="1"/>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ovF/xUw6veHTwGmZEIOblfLqbw==">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2025-01-17T05:05:00Z</dcterms:created>
  <dc:creator>Vaishakh Murali</dc:creator>
</cp:coreProperties>
</file>